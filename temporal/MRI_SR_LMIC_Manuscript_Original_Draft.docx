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 w:lineRule="auto"/>
        <w:rPr/>
      </w:pPr>
      <w:r w:rsidDel="00000000" w:rsidR="00000000" w:rsidRPr="00000000">
        <w:rPr>
          <w:b w:val="1"/>
          <w:bCs w:val="1"/>
          <w:color w:val="1a3a5c"/>
          <w:sz w:val="36"/>
          <w:szCs w:val="36"/>
          <w:rtl w:val="0"/>
        </w:rPr>
        <w:t xml:space="preserve">Deep Learning Super-Resolution for MRI in Low- and Middle-Income Countries: A Systematic Scoping Review</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888888"/>
          <w:rtl w:val="0"/>
        </w:rPr>
        <w:t xml:space="preserve">Systematic Review  |  Nature Machine Intelligence</w:t>
      </w:r>
      <w:r w:rsidDel="00000000" w:rsidR="00000000" w:rsidRPr="00000000">
        <w:rPr>
          <w:rtl w:val="0"/>
        </w:rPr>
      </w:r>
    </w:p>
    <w:p w:rsidR="00000000" w:rsidDel="00000000" w:rsidP="00000000" w:rsidRDefault="00000000" w:rsidRPr="00000000" w14:paraId="00000003">
      <w:pPr>
        <w:pBdr>
          <w:bottom w:color="1a3a5c" w:space="4" w:sz="6" w:val="single"/>
        </w:pBdr>
        <w:spacing w:after="280" w:lineRule="auto"/>
        <w:rPr/>
      </w:pPr>
      <w:r w:rsidDel="00000000" w:rsidR="00000000" w:rsidRPr="00000000">
        <w:rPr>
          <w:color w:val="555555"/>
          <w:sz w:val="18"/>
          <w:szCs w:val="18"/>
          <w:rtl w:val="0"/>
        </w:rPr>
        <w:t xml:space="preserve">56 studies  ·  2020–2025  ·  11 reviewers  ·  32-field extraction</w:t>
      </w:r>
      <w:r w:rsidDel="00000000" w:rsidR="00000000" w:rsidRPr="00000000">
        <w:rPr>
          <w:rtl w:val="0"/>
        </w:rPr>
      </w:r>
    </w:p>
    <w:p w:rsidR="00000000" w:rsidDel="00000000" w:rsidP="00000000" w:rsidRDefault="00000000" w:rsidRPr="00000000" w14:paraId="00000004">
      <w:pPr>
        <w:pStyle w:val="Heading1"/>
        <w:numPr>
          <w:ilvl w:val="0"/>
          <w:numId w:val="1"/>
        </w:numPr>
        <w:spacing w:after="80" w:before="260" w:lineRule="auto"/>
        <w:ind w:left="720" w:hanging="360"/>
        <w:rPr/>
      </w:pPr>
      <w:r w:rsidDel="00000000" w:rsidR="00000000" w:rsidRPr="00000000">
        <w:rPr>
          <w:rtl w:val="0"/>
        </w:rPr>
        <w:t xml:space="preserve">Abstract </w:t>
      </w:r>
    </w:p>
    <w:p w:rsidR="00000000" w:rsidDel="00000000" w:rsidP="00000000" w:rsidRDefault="00000000" w:rsidRPr="00000000" w14:paraId="00000005">
      <w:pPr>
        <w:pStyle w:val="Heading1"/>
        <w:spacing w:after="80" w:before="260" w:lineRule="auto"/>
        <w:rPr>
          <w:b w:val="0"/>
          <w:bCs w:val="0"/>
          <w:color w:val="000000"/>
        </w:rPr>
      </w:pPr>
      <w:r w:rsidDel="00000000" w:rsidR="00000000" w:rsidRPr="00000000">
        <w:rPr>
          <w:b w:val="0"/>
          <w:bCs w:val="0"/>
          <w:color w:val="000000"/>
          <w:sz w:val="20"/>
          <w:szCs w:val="20"/>
          <w:rtl w:val="0"/>
        </w:rPr>
        <w:t xml:space="preserve">Magnetic resonance imaging remains inaccessible to most of the world’s population, particularly in low- and middle-income countries where scanner availability, field strength, and technical expertise are severely limited. Deep learning super-resolution (SR) offers a promising pathway to enhance image quality from low-cost, low-field MRI systems, yet the translational readiness of current methods for resource-constrained settings is unknown. We conducted a systematic review of 56 studies published between 2020 and 2025 that apply deep learning SR to MRI. Convolutional neural networks dominate (46%), with brain MRI as the primary target anatomy (48%). Reviewed methods achieve a median PSNR of 34.1 dB and SSIM of 0.913. Critically, only 27% of studies reference low-field MRI, 16% share source code, and just 34% score high on our novel LMIC-relevance framework. We identify key gaps in domain adaptation, computational efficiency, and open science practices that must be addressed to unlock the global health potential of MRI super-resolution.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2. Introduction</w:t>
      </w:r>
    </w:p>
    <w:p w:rsidR="00000000" w:rsidDel="00000000" w:rsidP="00000000" w:rsidRDefault="00000000" w:rsidRPr="00000000" w14:paraId="00000008">
      <w:pPr>
        <w:spacing w:after="140" w:line="276" w:lineRule="auto"/>
        <w:jc w:val="both"/>
        <w:rPr/>
      </w:pPr>
      <w:sdt>
        <w:sdtPr>
          <w:id w:val="-258490775"/>
          <w:tag w:val="goog_rdk_1"/>
        </w:sdtPr>
        <w:sdtContent>
          <w:ins w:author="Luis Nakayama" w:id="0" w:date="2026-03-21T11:57:00Z"/>
          <w:sdt>
            <w:sdtPr>
              <w:id w:val="-953560238"/>
              <w:tag w:val="goog_rdk_2"/>
            </w:sdtPr>
            <w:sdtContent>
              <w:ins w:author="Luis Nakayama" w:id="0" w:date="2026-03-21T11:57:00Z">
                <w:r w:rsidDel="00000000" w:rsidR="00000000" w:rsidRPr="00000000">
                  <w:rPr>
                    <w:rtl w:val="0"/>
                    <w:rPrChange w:author="Luis Nakayama" w:id="1" w:date="2026-03-21T11:57:00Z">
                      <w:rPr/>
                    </w:rPrChange>
                  </w:rPr>
                  <w:t xml:space="preserve">Magnetic Resonance Imaging (MRI) is the gold standard for diagnosing and monitoring a vast spectrum of conditions, ranging from acute ischemic stroke and neurodevelopmental disorders to complex oncological and musculoskeletal pathologies. Its superior soft-tissue contrast and non-ionizing nature make it indispensable for high-stakes clinical decision-making, particularly in neurosurgery planning and the early detection of resectable tumors. However, a</w:t>
                </w:r>
              </w:ins>
            </w:sdtContent>
          </w:sdt>
          <w:ins w:author="Luis Nakayama" w:id="0" w:date="2026-03-21T11:57:00Z"/>
        </w:sdtContent>
      </w:sdt>
      <w:sdt>
        <w:sdtPr>
          <w:id w:val="350521685"/>
          <w:tag w:val="goog_rdk_3"/>
        </w:sdtPr>
        <w:sdtContent>
          <w:del w:author="Luis Nakayama" w:id="0" w:date="2026-03-21T11:57:00Z">
            <w:r w:rsidDel="00000000" w:rsidR="00000000" w:rsidRPr="00000000">
              <w:rPr>
                <w:rtl w:val="0"/>
              </w:rPr>
              <w:delText xml:space="preserve">A</w:delText>
            </w:r>
          </w:del>
        </w:sdtContent>
      </w:sdt>
      <w:r w:rsidDel="00000000" w:rsidR="00000000" w:rsidRPr="00000000">
        <w:rPr>
          <w:rtl w:val="0"/>
        </w:rPr>
        <w:t xml:space="preserve">ccess to magnetic resonance imaging (MRI) remains profoundly unequal. The World Health Organization estimates that sub-Saharan Africa has fewer than 0.1 MRI scanners per million population, compared with approximately 40 per million in the United States — a more than 400-fold disparity that translates directly into missed diagnoses, delayed treatment, and preventable death.</w:t>
      </w:r>
      <w:r w:rsidDel="00000000" w:rsidR="00000000" w:rsidRPr="00000000">
        <w:rPr>
          <w:sz w:val="16"/>
          <w:szCs w:val="16"/>
          <w:vertAlign w:val="superscript"/>
          <w:rtl w:val="0"/>
        </w:rPr>
        <w:t xml:space="preserve">1,2</w:t>
      </w:r>
      <w:r w:rsidDel="00000000" w:rsidR="00000000" w:rsidRPr="00000000">
        <w:rPr>
          <w:rtl w:val="0"/>
        </w:rPr>
        <w:t xml:space="preserve"> In low- and middle-income countries (LMICs), the barriers to MRI access are structural and compounded: capital costs for 1.5–3 Tesla (T) superconducting systems typically exceed USD 1–3 million, </w:t>
      </w:r>
      <w:sdt>
        <w:sdtPr>
          <w:id w:val="-1772246636"/>
          <w:tag w:val="goog_rdk_4"/>
        </w:sdtPr>
        <w:sdtContent>
          <w:ins w:author="Luis Nakayama" w:id="2" w:date="2026-03-21T11:58:23Z">
            <w:r w:rsidDel="00000000" w:rsidR="00000000" w:rsidRPr="00000000">
              <w:rPr>
                <w:rtl w:val="0"/>
              </w:rPr>
              <w:t xml:space="preserve">while </w:t>
            </w:r>
          </w:ins>
        </w:sdtContent>
      </w:sdt>
      <w:r w:rsidDel="00000000" w:rsidR="00000000" w:rsidRPr="00000000">
        <w:rPr>
          <w:rtl w:val="0"/>
        </w:rPr>
        <w:t xml:space="preserve">ongoing helium supply chains and power infrastructure requirements are frequently unavailable</w:t>
      </w:r>
      <w:sdt>
        <w:sdtPr>
          <w:id w:val="-471247972"/>
          <w:tag w:val="goog_rdk_5"/>
        </w:sdtPr>
        <w:sdtContent>
          <w:ins w:author="Luis Nakayama" w:id="3" w:date="2026-03-21T11:58:56Z">
            <w:r w:rsidDel="00000000" w:rsidR="00000000" w:rsidRPr="00000000">
              <w:rPr>
                <w:rtl w:val="0"/>
              </w:rPr>
              <w:t xml:space="preserve">. Furthermore, </w:t>
            </w:r>
          </w:ins>
        </w:sdtContent>
      </w:sdt>
      <w:sdt>
        <w:sdtPr>
          <w:id w:val="983106248"/>
          <w:tag w:val="goog_rdk_6"/>
        </w:sdtPr>
        <w:sdtContent>
          <w:del w:author="Luis Nakayama" w:id="3" w:date="2026-03-21T11:58:56Z">
            <w:r w:rsidDel="00000000" w:rsidR="00000000" w:rsidRPr="00000000">
              <w:rPr>
                <w:rtl w:val="0"/>
              </w:rPr>
              <w:delText xml:space="preserve">, and</w:delText>
            </w:r>
          </w:del>
        </w:sdtContent>
      </w:sdt>
      <w:r w:rsidDel="00000000" w:rsidR="00000000" w:rsidRPr="00000000">
        <w:rPr>
          <w:rtl w:val="0"/>
        </w:rPr>
        <w:t xml:space="preserve"> the subspecialty expertise needed for image acquisition and interpretation is chronically underdeveloped.</w:t>
      </w:r>
      <w:r w:rsidDel="00000000" w:rsidR="00000000" w:rsidRPr="00000000">
        <w:rPr>
          <w:sz w:val="16"/>
          <w:szCs w:val="16"/>
          <w:vertAlign w:val="superscript"/>
          <w:rtl w:val="0"/>
        </w:rPr>
        <w:t xml:space="preserve">3,4</w:t>
      </w:r>
      <w:r w:rsidDel="00000000" w:rsidR="00000000" w:rsidRPr="00000000">
        <w:rPr>
          <w:rtl w:val="0"/>
        </w:rPr>
        <w:t xml:space="preserve"> The cumulative result is that the overwhelming majority of the world’s population — concentrated in LMICs — has no meaningful access to MRI, a modality now considered standard of care for neurological, oncological, musculoskeletal, and cardiovascular disease in high-income settings.</w:t>
      </w:r>
    </w:p>
    <w:p w:rsidR="00000000" w:rsidDel="00000000" w:rsidP="00000000" w:rsidRDefault="00000000" w:rsidRPr="00000000" w14:paraId="00000009">
      <w:pPr>
        <w:spacing w:after="140" w:line="276" w:lineRule="auto"/>
        <w:jc w:val="both"/>
        <w:rPr/>
      </w:pPr>
      <w:r w:rsidDel="00000000" w:rsidR="00000000" w:rsidRPr="00000000">
        <w:rPr>
          <w:rtl w:val="0"/>
        </w:rPr>
        <w:t xml:space="preserve">A new generation of low-field, portable MRI systems offers a partial technical solution to this access gap. Devices such as the Hyperfine Swoop (64 mT, approximately USD 50,000) operate at field strengths one to two orders of magnitude below conventional clinical systems, eliminate cryogenic cooling requirements, can run on standard electrical outlets, and are deployable without dedicated MRI suites.</w:t>
      </w:r>
      <w:r w:rsidDel="00000000" w:rsidR="00000000" w:rsidRPr="00000000">
        <w:rPr>
          <w:sz w:val="16"/>
          <w:szCs w:val="16"/>
          <w:vertAlign w:val="superscript"/>
          <w:rtl w:val="0"/>
        </w:rPr>
        <w:t xml:space="preserve">5,6</w:t>
      </w:r>
      <w:r w:rsidDel="00000000" w:rsidR="00000000" w:rsidRPr="00000000">
        <w:rPr>
          <w:rtl w:val="0"/>
        </w:rPr>
        <w:t xml:space="preserve"> However, the fundamental physics of MRI dictates that lower field strength yields lower signal-to-noise ratio and spatial resolution, producing images that fall substantially short of the quality that informs clinical decision-making at high field. Bridging this quality gap is therefore a prerequisite for realising the full diagnostic potential of low-field MRI in resource-constrained environments.</w:t>
      </w:r>
    </w:p>
    <w:p w:rsidR="00000000" w:rsidDel="00000000" w:rsidP="00000000" w:rsidRDefault="00000000" w:rsidRPr="00000000" w14:paraId="0000000A">
      <w:pPr>
        <w:spacing w:after="140" w:line="276" w:lineRule="auto"/>
        <w:jc w:val="both"/>
        <w:rPr/>
      </w:pPr>
      <w:r w:rsidDel="00000000" w:rsidR="00000000" w:rsidRPr="00000000">
        <w:rPr>
          <w:rtl w:val="0"/>
        </w:rPr>
        <w:t xml:space="preserve">Artificial intelligence (AI)-based super-resolution (SR) represents a compelling computational pathway to enhance image quality from low-cost, low-field MRI systems without hardware modification. Deep learning SR algorithms — spanning CNNs, GANs, U-Net architectures, transformers, and diffusion models — learn mappings from degraded low-resolution inputs to high-quality reconstructions.</w:t>
      </w:r>
      <w:r w:rsidDel="00000000" w:rsidR="00000000" w:rsidRPr="00000000">
        <w:rPr>
          <w:sz w:val="16"/>
          <w:szCs w:val="16"/>
          <w:vertAlign w:val="superscript"/>
          <w:rtl w:val="0"/>
        </w:rPr>
        <w:t xml:space="preserve">7,8</w:t>
      </w:r>
      <w:r w:rsidDel="00000000" w:rsidR="00000000" w:rsidRPr="00000000">
        <w:rPr>
          <w:rtl w:val="0"/>
        </w:rPr>
        <w:t xml:space="preserve"> Despite this promise, the translational readiness of current methods for LMIC deployment has not been systematically assessed. Existing reviews focus on technical metrics without evaluating LMIC applicability, field-strength generalisability, or open science practices.</w:t>
      </w:r>
      <w:r w:rsidDel="00000000" w:rsidR="00000000" w:rsidRPr="00000000">
        <w:rPr>
          <w:sz w:val="16"/>
          <w:szCs w:val="16"/>
          <w:vertAlign w:val="superscript"/>
          <w:rtl w:val="0"/>
        </w:rPr>
        <w:t xml:space="preserve">10,11</w:t>
      </w:r>
      <w:r w:rsidDel="00000000" w:rsidR="00000000" w:rsidRPr="00000000">
        <w:rPr>
          <w:rtl w:val="0"/>
        </w:rPr>
      </w:r>
    </w:p>
    <w:p w:rsidR="00000000" w:rsidDel="00000000" w:rsidP="00000000" w:rsidRDefault="00000000" w:rsidRPr="00000000" w14:paraId="0000000B">
      <w:pPr>
        <w:spacing w:after="140" w:line="276" w:lineRule="auto"/>
        <w:jc w:val="both"/>
        <w:rPr/>
      </w:pPr>
      <w:r w:rsidDel="00000000" w:rsidR="00000000" w:rsidRPr="00000000">
        <w:rPr>
          <w:rtl w:val="0"/>
        </w:rPr>
        <w:t xml:space="preserve">This systematic scoping review addresse</w:t>
      </w:r>
      <w:sdt>
        <w:sdtPr>
          <w:id w:val="-1151882277"/>
          <w:tag w:val="goog_rdk_7"/>
        </w:sdtPr>
        <w:sdtContent>
          <w:ins w:author="Luis Nakayama" w:id="4" w:date="2026-03-21T12:00:26Z">
            <w:r w:rsidDel="00000000" w:rsidR="00000000" w:rsidRPr="00000000">
              <w:rPr>
                <w:rtl w:val="0"/>
              </w:rPr>
              <w:t xml:space="preserve">s</w:t>
            </w:r>
          </w:ins>
        </w:sdtContent>
      </w:sdt>
      <w:sdt>
        <w:sdtPr>
          <w:id w:val="-931141754"/>
          <w:tag w:val="goog_rdk_8"/>
        </w:sdtPr>
        <w:sdtContent>
          <w:del w:author="Luis Nakayama" w:id="4" w:date="2026-03-21T12:00:26Z">
            <w:r w:rsidDel="00000000" w:rsidR="00000000" w:rsidRPr="00000000">
              <w:rPr>
                <w:rtl w:val="0"/>
              </w:rPr>
              <w:delText xml:space="preserve">d</w:delText>
            </w:r>
          </w:del>
        </w:sdtContent>
      </w:sdt>
      <w:r w:rsidDel="00000000" w:rsidR="00000000" w:rsidRPr="00000000">
        <w:rPr>
          <w:rtl w:val="0"/>
        </w:rPr>
        <w:t xml:space="preserve"> this gap by </w:t>
      </w:r>
      <w:sdt>
        <w:sdtPr>
          <w:id w:val="-181352790"/>
          <w:tag w:val="goog_rdk_9"/>
        </w:sdtPr>
        <w:sdtContent>
          <w:ins w:author="Luis Nakayama" w:id="5" w:date="2026-03-21T12:00:41Z">
            <w:r w:rsidDel="00000000" w:rsidR="00000000" w:rsidRPr="00000000">
              <w:rPr>
                <w:rtl w:val="0"/>
              </w:rPr>
              <w:t xml:space="preserve">analyzing</w:t>
            </w:r>
          </w:ins>
        </w:sdtContent>
      </w:sdt>
      <w:sdt>
        <w:sdtPr>
          <w:id w:val="1980657519"/>
          <w:tag w:val="goog_rdk_10"/>
        </w:sdtPr>
        <w:sdtContent>
          <w:del w:author="Luis Nakayama" w:id="5" w:date="2026-03-21T12:00:41Z">
            <w:r w:rsidDel="00000000" w:rsidR="00000000" w:rsidRPr="00000000">
              <w:rPr>
                <w:rtl w:val="0"/>
              </w:rPr>
              <w:delText xml:space="preserve">reviewing</w:delText>
            </w:r>
          </w:del>
        </w:sdtContent>
      </w:sdt>
      <w:r w:rsidDel="00000000" w:rsidR="00000000" w:rsidRPr="00000000">
        <w:rPr>
          <w:rtl w:val="0"/>
        </w:rPr>
        <w:t xml:space="preserve"> 56 peer-reviewed studies (2020–2025). Our four primary aims were: (1) to characterise the landscape of DL SR architectures, application domains, and evaluation practices; (2) </w:t>
      </w:r>
      <w:sdt>
        <w:sdtPr>
          <w:id w:val="405321479"/>
          <w:tag w:val="goog_rdk_11"/>
        </w:sdtPr>
        <w:sdtContent>
          <w:commentRangeStart w:id="0"/>
        </w:sdtContent>
      </w:sdt>
      <w:r w:rsidDel="00000000" w:rsidR="00000000" w:rsidRPr="00000000">
        <w:rPr>
          <w:rtl w:val="0"/>
        </w:rPr>
        <w:t xml:space="preserve">to assess LMIC relevance using a novel five-point Translational Readiness framework</w:t>
      </w:r>
      <w:commentRangeEnd w:id="0"/>
      <w:r w:rsidDel="00000000" w:rsidR="00000000" w:rsidRPr="00000000">
        <w:commentReference w:id="0"/>
      </w:r>
      <w:r w:rsidDel="00000000" w:rsidR="00000000" w:rsidRPr="00000000">
        <w:rPr>
          <w:rtl w:val="0"/>
        </w:rPr>
        <w:t xml:space="preserve">; (3) to identify systematic gaps between current practice and LMIC deployment requirements; and (4) to propose a concrete three-pillar research agenda to accelerate equitable global translation.</w:t>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3. Methods</w:t>
      </w:r>
    </w:p>
    <w:p w:rsidR="00000000" w:rsidDel="00000000" w:rsidP="00000000" w:rsidRDefault="00000000" w:rsidRPr="00000000" w14:paraId="0000000E">
      <w:pPr>
        <w:pStyle w:val="Heading2"/>
        <w:rPr/>
      </w:pPr>
      <w:r w:rsidDel="00000000" w:rsidR="00000000" w:rsidRPr="00000000">
        <w:rPr>
          <w:rtl w:val="0"/>
        </w:rPr>
        <w:t xml:space="preserve">3.1 Search Strategy</w:t>
      </w:r>
    </w:p>
    <w:p w:rsidR="00000000" w:rsidDel="00000000" w:rsidP="00000000" w:rsidRDefault="00000000" w:rsidRPr="00000000" w14:paraId="0000000F">
      <w:pPr>
        <w:spacing w:after="140" w:line="276" w:lineRule="auto"/>
        <w:jc w:val="both"/>
        <w:rPr/>
      </w:pPr>
      <w:r w:rsidDel="00000000" w:rsidR="00000000" w:rsidRPr="00000000">
        <w:rPr>
          <w:rtl w:val="0"/>
        </w:rPr>
        <w:t xml:space="preserve">We conducted a systematic scoping review following PRISMA-ScR guidelines.</w:t>
      </w:r>
      <w:r w:rsidDel="00000000" w:rsidR="00000000" w:rsidRPr="00000000">
        <w:rPr>
          <w:sz w:val="16"/>
          <w:szCs w:val="16"/>
          <w:vertAlign w:val="superscript"/>
          <w:rtl w:val="0"/>
        </w:rPr>
        <w:t xml:space="preserve">12</w:t>
      </w:r>
      <w:r w:rsidDel="00000000" w:rsidR="00000000" w:rsidRPr="00000000">
        <w:rPr>
          <w:rtl w:val="0"/>
        </w:rPr>
        <w:t xml:space="preserve"> Four databases were searched: PubMed/MEDLINE, IEEE Xplore, Scopus, and Google Scholar (January 2020 – December 2025). Search string: </w:t>
      </w:r>
      <w:r w:rsidDel="00000000" w:rsidR="00000000" w:rsidRPr="00000000">
        <w:rPr>
          <w:i w:val="1"/>
          <w:iCs w:val="1"/>
          <w:rtl w:val="0"/>
        </w:rPr>
        <w:t xml:space="preserve">("super-resolution" OR "image enhancement" OR "upscaling") AND ("MRI" OR "magnetic resonance") AND ("deep learning" OR "neural network" OR "artificial intelligence").</w:t>
      </w:r>
      <w:r w:rsidDel="00000000" w:rsidR="00000000" w:rsidRPr="00000000">
        <w:rPr>
          <w:rtl w:val="0"/>
        </w:rPr>
        <w:t xml:space="preserve"> No grey literature</w:t>
      </w:r>
      <w:sdt>
        <w:sdtPr>
          <w:id w:val="-1626403096"/>
          <w:tag w:val="goog_rdk_12"/>
        </w:sdtPr>
        <w:sdtContent>
          <w:ins w:author="David Restrepo" w:id="6" w:date="2026-03-21T11:55:10Z">
            <w:r w:rsidDel="00000000" w:rsidR="00000000" w:rsidRPr="00000000">
              <w:rPr>
                <w:rtl w:val="0"/>
              </w:rPr>
              <w:t xml:space="preserve">, review papers,</w:t>
            </w:r>
          </w:ins>
        </w:sdtContent>
      </w:sdt>
      <w:r w:rsidDel="00000000" w:rsidR="00000000" w:rsidRPr="00000000">
        <w:rPr>
          <w:rtl w:val="0"/>
        </w:rPr>
        <w:t xml:space="preserve"> unreviewed preprints, or conference abstracts without full text were included.</w:t>
      </w:r>
    </w:p>
    <w:p w:rsidR="00000000" w:rsidDel="00000000" w:rsidP="00000000" w:rsidRDefault="00000000" w:rsidRPr="00000000" w14:paraId="00000010">
      <w:pPr>
        <w:pStyle w:val="Heading2"/>
        <w:rPr/>
      </w:pPr>
      <w:r w:rsidDel="00000000" w:rsidR="00000000" w:rsidRPr="00000000">
        <w:rPr>
          <w:rtl w:val="0"/>
        </w:rPr>
        <w:t xml:space="preserve">3.2 Study Selection</w:t>
      </w:r>
    </w:p>
    <w:p w:rsidR="00000000" w:rsidDel="00000000" w:rsidP="00000000" w:rsidRDefault="00000000" w:rsidRPr="00000000" w14:paraId="00000011">
      <w:pPr>
        <w:spacing w:after="140" w:line="276" w:lineRule="auto"/>
        <w:jc w:val="both"/>
        <w:rPr/>
      </w:pPr>
      <w:r w:rsidDel="00000000" w:rsidR="00000000" w:rsidRPr="00000000">
        <w:rPr>
          <w:rtl w:val="0"/>
        </w:rPr>
        <w:t xml:space="preserve">The initial search identified 183 records. Following deduplication, 172 unique records were screened; 104 proceeded to full-text review; 56 studies were ultimately included (Fig. 1A, PRISMA flow diagram). Inclusion required: primary research design; AI/DL component for MRI SR or enhancement; quantitative or qualitative image quality reporting; full text in English. Exclusion: review articles; non-MRI modalities without MRI component; no AI component; conference abstracts without full text; duplicate datasets without novel methodological contribution.</w:t>
      </w:r>
    </w:p>
    <w:p w:rsidR="00000000" w:rsidDel="00000000" w:rsidP="00000000" w:rsidRDefault="00000000" w:rsidRPr="00000000" w14:paraId="00000012">
      <w:pPr>
        <w:pStyle w:val="Heading2"/>
        <w:rPr/>
      </w:pPr>
      <w:r w:rsidDel="00000000" w:rsidR="00000000" w:rsidRPr="00000000">
        <w:rPr>
          <w:rtl w:val="0"/>
        </w:rPr>
        <w:t xml:space="preserve">3.3 Data Extraction</w:t>
      </w:r>
    </w:p>
    <w:p w:rsidR="00000000" w:rsidDel="00000000" w:rsidP="00000000" w:rsidRDefault="00000000" w:rsidRPr="00000000" w14:paraId="00000013">
      <w:pPr>
        <w:spacing w:after="140" w:line="276" w:lineRule="auto"/>
        <w:jc w:val="both"/>
        <w:rPr/>
      </w:pPr>
      <w:r w:rsidDel="00000000" w:rsidR="00000000" w:rsidRPr="00000000">
        <w:rPr>
          <w:rtl w:val="0"/>
        </w:rPr>
        <w:t xml:space="preserve">Data extraction was performed by 11 reviewers using a standardised 32-field template. </w:t>
      </w:r>
      <w:sdt>
        <w:sdtPr>
          <w:id w:val="1118754234"/>
          <w:tag w:val="goog_rdk_13"/>
        </w:sdtPr>
        <w:sdtContent>
          <w:del w:author="Luis Nakayama" w:id="7" w:date="2026-03-21T12:59:18Z">
            <w:r w:rsidDel="00000000" w:rsidR="00000000" w:rsidRPr="00000000">
              <w:rPr>
                <w:rtl w:val="0"/>
              </w:rPr>
              <w:delText xml:space="preserve">Each reviewer was assigned four to eight papers. </w:delText>
            </w:r>
          </w:del>
        </w:sdtContent>
      </w:sdt>
      <w:r w:rsidDel="00000000" w:rsidR="00000000" w:rsidRPr="00000000">
        <w:rPr>
          <w:rtl w:val="0"/>
        </w:rPr>
        <w:t xml:space="preserve">The template captured bibliographic data, MRI application area, field strength, AI architecture, dataset type/size, performance metrics (PSNR, SSIM), clinical validation, code availability, and LMIC relevance assessment. Reviewer assignments are detailed in Supplementary Table 2 and Extended Data Table 1.</w:t>
      </w:r>
    </w:p>
    <w:p w:rsidR="00000000" w:rsidDel="00000000" w:rsidP="00000000" w:rsidRDefault="00000000" w:rsidRPr="00000000" w14:paraId="00000014">
      <w:pPr>
        <w:pStyle w:val="Heading2"/>
        <w:rPr/>
      </w:pPr>
      <w:r w:rsidDel="00000000" w:rsidR="00000000" w:rsidRPr="00000000">
        <w:rPr>
          <w:rtl w:val="0"/>
        </w:rPr>
        <w:t xml:space="preserve">3.4 LMIC Relevance Scoring Framework</w:t>
      </w:r>
    </w:p>
    <w:sdt>
      <w:sdtPr>
        <w:id w:val="853958448"/>
        <w:tag w:val="goog_rdk_17"/>
      </w:sdtPr>
      <w:sdtContent>
        <w:p w:rsidR="00000000" w:rsidDel="00000000" w:rsidP="00000000" w:rsidRDefault="00000000" w:rsidRPr="00000000" w14:paraId="00000015">
          <w:pPr>
            <w:spacing w:after="140" w:line="276" w:lineRule="auto"/>
            <w:jc w:val="both"/>
            <w:rPr>
              <w:ins w:author="Luis Nakayama" w:id="8" w:date="2026-03-21T13:05:59Z"/>
              <w:rPrChange w:author="Luis Nakayama" w:id="9" w:date="2026-03-21T13:05:59Z">
                <w:rPr/>
              </w:rPrChange>
            </w:rPr>
          </w:pPr>
          <w:sdt>
            <w:sdtPr>
              <w:id w:val="-184892693"/>
              <w:tag w:val="goog_rdk_15"/>
            </w:sdtPr>
            <w:sdtContent>
              <w:ins w:author="Luis Nakayama" w:id="8" w:date="2026-03-21T13:05:59Z"/>
              <w:sdt>
                <w:sdtPr>
                  <w:id w:val="-501791038"/>
                  <w:tag w:val="goog_rdk_16"/>
                </w:sdtPr>
                <w:sdtContent>
                  <w:ins w:author="Luis Nakayama" w:id="8" w:date="2026-03-21T13:05:59Z">
                    <w:r w:rsidDel="00000000" w:rsidR="00000000" w:rsidRPr="00000000">
                      <w:rPr>
                        <w:rtl w:val="0"/>
                        <w:rPrChange w:author="Luis Nakayama" w:id="9" w:date="2026-03-21T13:05:59Z">
                          <w:rPr/>
                        </w:rPrChange>
                      </w:rPr>
                      <w:t xml:space="preserve">To objectively quantify the applicability of SR methods to global health, each study was evaluated using a two-tier scoring system. To minimize bias, scores were assigned based on verifiable technical specifications and explicit evidence in the manuscript.</w:t>
                    </w:r>
                  </w:ins>
                </w:sdtContent>
              </w:sdt>
              <w:ins w:author="Luis Nakayama" w:id="8" w:date="2026-03-21T13:05:59Z"/>
            </w:sdtContent>
          </w:sdt>
        </w:p>
      </w:sdtContent>
    </w:sdt>
    <w:sdt>
      <w:sdtPr>
        <w:id w:val="-1364153361"/>
        <w:tag w:val="goog_rdk_20"/>
      </w:sdtPr>
      <w:sdtContent>
        <w:p w:rsidR="00000000" w:rsidDel="00000000" w:rsidP="00000000" w:rsidRDefault="00000000" w:rsidRPr="00000000" w14:paraId="00000016">
          <w:pPr>
            <w:spacing w:after="140" w:line="276" w:lineRule="auto"/>
            <w:jc w:val="both"/>
            <w:rPr>
              <w:ins w:author="Luis Nakayama" w:id="8" w:date="2026-03-21T13:05:59Z"/>
              <w:rPrChange w:author="Luis Nakayama" w:id="9" w:date="2026-03-21T13:05:59Z">
                <w:rPr/>
              </w:rPrChange>
            </w:rPr>
          </w:pPr>
          <w:sdt>
            <w:sdtPr>
              <w:id w:val="1512525575"/>
              <w:tag w:val="goog_rdk_18"/>
            </w:sdtPr>
            <w:sdtContent>
              <w:ins w:author="Luis Nakayama" w:id="8" w:date="2026-03-21T13:05:59Z"/>
              <w:sdt>
                <w:sdtPr>
                  <w:id w:val="504318512"/>
                  <w:tag w:val="goog_rdk_19"/>
                </w:sdtPr>
                <w:sdtContent>
                  <w:ins w:author="Luis Nakayama" w:id="8" w:date="2026-03-21T13:05:59Z">
                    <w:r w:rsidDel="00000000" w:rsidR="00000000" w:rsidRPr="00000000">
                      <w:rPr>
                        <w:rtl w:val="0"/>
                        <w:rPrChange w:author="Luis Nakayama" w:id="9" w:date="2026-03-21T13:05:59Z">
                          <w:rPr/>
                        </w:rPrChange>
                      </w:rPr>
                      <w:t xml:space="preserve">A. LMIC Relevance Score (1–5)</w:t>
                    </w:r>
                  </w:ins>
                </w:sdtContent>
              </w:sdt>
              <w:ins w:author="Luis Nakayama" w:id="8" w:date="2026-03-21T13:05:59Z"/>
            </w:sdtContent>
          </w:sdt>
        </w:p>
      </w:sdtContent>
    </w:sdt>
    <w:sdt>
      <w:sdtPr>
        <w:id w:val="342173234"/>
        <w:tag w:val="goog_rdk_23"/>
      </w:sdtPr>
      <w:sdtContent>
        <w:p w:rsidR="00000000" w:rsidDel="00000000" w:rsidP="00000000" w:rsidRDefault="00000000" w:rsidRPr="00000000" w14:paraId="00000017">
          <w:pPr>
            <w:spacing w:after="140" w:line="276" w:lineRule="auto"/>
            <w:jc w:val="both"/>
            <w:rPr>
              <w:ins w:author="Luis Nakayama" w:id="8" w:date="2026-03-21T13:05:59Z"/>
              <w:rPrChange w:author="Luis Nakayama" w:id="9" w:date="2026-03-21T13:05:59Z">
                <w:rPr/>
              </w:rPrChange>
            </w:rPr>
          </w:pPr>
          <w:sdt>
            <w:sdtPr>
              <w:id w:val="1744760915"/>
              <w:tag w:val="goog_rdk_21"/>
            </w:sdtPr>
            <w:sdtContent>
              <w:ins w:author="Luis Nakayama" w:id="8" w:date="2026-03-21T13:05:59Z"/>
              <w:sdt>
                <w:sdtPr>
                  <w:id w:val="906450541"/>
                  <w:tag w:val="goog_rdk_22"/>
                </w:sdtPr>
                <w:sdtContent>
                  <w:ins w:author="Luis Nakayama" w:id="8" w:date="2026-03-21T13:05:59Z">
                    <w:r w:rsidDel="00000000" w:rsidR="00000000" w:rsidRPr="00000000">
                      <w:rPr>
                        <w:rtl w:val="0"/>
                        <w:rPrChange w:author="Luis Nakayama" w:id="9" w:date="2026-03-21T13:05:59Z">
                          <w:rPr/>
                        </w:rPrChange>
                      </w:rPr>
                      <w:t xml:space="preserve">This scale measures the alignment of the study’s design with resource-constrained clinical environments.</w:t>
                    </w:r>
                  </w:ins>
                </w:sdtContent>
              </w:sdt>
              <w:ins w:author="Luis Nakayama" w:id="8" w:date="2026-03-21T13:05:59Z"/>
            </w:sdtContent>
          </w:sdt>
        </w:p>
      </w:sdtContent>
    </w:sdt>
    <w:sdt>
      <w:sdtPr>
        <w:id w:val="-231812830"/>
        <w:tag w:val="goog_rdk_27"/>
      </w:sdtPr>
      <w:sdtContent>
        <w:p w:rsidR="00000000" w:rsidDel="00000000" w:rsidP="00000000" w:rsidRDefault="00000000" w:rsidRPr="00000000" w14:paraId="00000018">
          <w:pPr>
            <w:numPr>
              <w:ilvl w:val="0"/>
              <w:numId w:val="2"/>
            </w:numPr>
            <w:spacing w:after="0" w:afterAutospacing="0" w:line="276" w:lineRule="auto"/>
            <w:ind w:left="720" w:hanging="360"/>
            <w:rPr>
              <w:ins w:author="Luis Nakayama" w:id="8" w:date="2026-03-21T13:05:59Z"/>
            </w:rPr>
          </w:pPr>
          <w:sdt>
            <w:sdtPr>
              <w:id w:val="-1501247418"/>
              <w:tag w:val="goog_rdk_24"/>
            </w:sdtPr>
            <w:sdtContent>
              <w:ins w:author="Luis Nakayama" w:id="8" w:date="2026-03-21T13:05:59Z"/>
              <w:sdt>
                <w:sdtPr>
                  <w:id w:val="1515678305"/>
                  <w:tag w:val="goog_rdk_25"/>
                </w:sdtPr>
                <w:sdtContent>
                  <w:ins w:author="Luis Nakayama" w:id="8" w:date="2026-03-21T13:05:59Z">
                    <w:r w:rsidDel="00000000" w:rsidR="00000000" w:rsidRPr="00000000">
                      <w:rPr>
                        <w:b w:val="1"/>
                        <w:bCs w:val="1"/>
                        <w:rtl w:val="0"/>
                        <w:rPrChange w:author="Luis Nakayama" w:id="9" w:date="2026-03-21T13:05:59Z">
                          <w:rPr/>
                        </w:rPrChange>
                      </w:rPr>
                      <w:t xml:space="preserve">Level 1:</w:t>
                    </w:r>
                  </w:ins>
                </w:sdtContent>
              </w:sdt>
              <w:ins w:author="Luis Nakayama" w:id="8" w:date="2026-03-21T13:05:59Z">
                <w:sdt>
                  <w:sdtPr>
                    <w:id w:val="885498182"/>
                    <w:tag w:val="goog_rdk_26"/>
                  </w:sdtPr>
                  <w:sdtContent>
                    <w:r w:rsidDel="00000000" w:rsidR="00000000" w:rsidRPr="00000000">
                      <w:rPr>
                        <w:rtl w:val="0"/>
                        <w:rPrChange w:author="Luis Nakayama" w:id="9" w:date="2026-03-21T13:05:59Z">
                          <w:rPr/>
                        </w:rPrChange>
                      </w:rPr>
                      <w:t xml:space="preserve"> Experiments limited to high-field data (≥ 3T) with no mention of accessibility or open-science (no public code/data).</w:t>
                    </w:r>
                  </w:sdtContent>
                </w:sdt>
              </w:ins>
            </w:sdtContent>
          </w:sdt>
        </w:p>
      </w:sdtContent>
    </w:sdt>
    <w:sdt>
      <w:sdtPr>
        <w:id w:val="560402452"/>
        <w:tag w:val="goog_rdk_31"/>
      </w:sdtPr>
      <w:sdtContent>
        <w:p w:rsidR="00000000" w:rsidDel="00000000" w:rsidP="00000000" w:rsidRDefault="00000000" w:rsidRPr="00000000" w14:paraId="00000019">
          <w:pPr>
            <w:numPr>
              <w:ilvl w:val="0"/>
              <w:numId w:val="2"/>
            </w:numPr>
            <w:spacing w:after="0" w:afterAutospacing="0" w:line="276" w:lineRule="auto"/>
            <w:ind w:left="720" w:hanging="360"/>
            <w:rPr>
              <w:ins w:author="Luis Nakayama" w:id="8" w:date="2026-03-21T13:05:59Z"/>
            </w:rPr>
          </w:pPr>
          <w:sdt>
            <w:sdtPr>
              <w:id w:val="-1771645914"/>
              <w:tag w:val="goog_rdk_28"/>
            </w:sdtPr>
            <w:sdtContent>
              <w:ins w:author="Luis Nakayama" w:id="8" w:date="2026-03-21T13:05:59Z"/>
              <w:sdt>
                <w:sdtPr>
                  <w:id w:val="1824063853"/>
                  <w:tag w:val="goog_rdk_29"/>
                </w:sdtPr>
                <w:sdtContent>
                  <w:ins w:author="Luis Nakayama" w:id="8" w:date="2026-03-21T13:05:59Z">
                    <w:r w:rsidDel="00000000" w:rsidR="00000000" w:rsidRPr="00000000">
                      <w:rPr>
                        <w:b w:val="1"/>
                        <w:bCs w:val="1"/>
                        <w:rtl w:val="0"/>
                        <w:rPrChange w:author="Luis Nakayama" w:id="9" w:date="2026-03-21T13:05:59Z">
                          <w:rPr/>
                        </w:rPrChange>
                      </w:rPr>
                      <w:t xml:space="preserve">Level 2:</w:t>
                    </w:r>
                  </w:ins>
                </w:sdtContent>
              </w:sdt>
              <w:ins w:author="Luis Nakayama" w:id="8" w:date="2026-03-21T13:05:59Z">
                <w:sdt>
                  <w:sdtPr>
                    <w:id w:val="-1056291532"/>
                    <w:tag w:val="goog_rdk_30"/>
                  </w:sdtPr>
                  <w:sdtContent>
                    <w:r w:rsidDel="00000000" w:rsidR="00000000" w:rsidRPr="00000000">
                      <w:rPr>
                        <w:rtl w:val="0"/>
                        <w:rPrChange w:author="Luis Nakayama" w:id="9" w:date="2026-03-21T13:05:59Z">
                          <w:rPr/>
                        </w:rPrChange>
                      </w:rPr>
                      <w:t xml:space="preserve"> Use of standard clinical field strengths (1.5T) without addressing deployment barriers or socio-economic context.</w:t>
                    </w:r>
                  </w:sdtContent>
                </w:sdt>
              </w:ins>
            </w:sdtContent>
          </w:sdt>
        </w:p>
      </w:sdtContent>
    </w:sdt>
    <w:sdt>
      <w:sdtPr>
        <w:id w:val="1191919094"/>
        <w:tag w:val="goog_rdk_38"/>
      </w:sdtPr>
      <w:sdtContent>
        <w:p w:rsidR="00000000" w:rsidDel="00000000" w:rsidP="00000000" w:rsidRDefault="00000000" w:rsidRPr="00000000" w14:paraId="0000001A">
          <w:pPr>
            <w:numPr>
              <w:ilvl w:val="0"/>
              <w:numId w:val="2"/>
            </w:numPr>
            <w:spacing w:after="0" w:afterAutospacing="0" w:line="276" w:lineRule="auto"/>
            <w:ind w:left="720" w:hanging="360"/>
            <w:rPr>
              <w:ins w:author="Luis Nakayama" w:id="8" w:date="2026-03-21T13:05:59Z"/>
            </w:rPr>
          </w:pPr>
          <w:sdt>
            <w:sdtPr>
              <w:id w:val="-1438983031"/>
              <w:tag w:val="goog_rdk_32"/>
            </w:sdtPr>
            <w:sdtContent>
              <w:ins w:author="Luis Nakayama" w:id="8" w:date="2026-03-21T13:05:59Z"/>
              <w:sdt>
                <w:sdtPr>
                  <w:id w:val="1319798350"/>
                  <w:tag w:val="goog_rdk_33"/>
                </w:sdtPr>
                <w:sdtContent>
                  <w:ins w:author="Luis Nakayama" w:id="8" w:date="2026-03-21T13:05:59Z">
                    <w:r w:rsidDel="00000000" w:rsidR="00000000" w:rsidRPr="00000000">
                      <w:rPr>
                        <w:b w:val="1"/>
                        <w:bCs w:val="1"/>
                        <w:rtl w:val="0"/>
                        <w:rPrChange w:author="Luis Nakayama" w:id="9" w:date="2026-03-21T13:05:59Z">
                          <w:rPr/>
                        </w:rPrChange>
                      </w:rPr>
                      <w:t xml:space="preserve">Level 3:</w:t>
                    </w:r>
                  </w:ins>
                </w:sdtContent>
              </w:sdt>
              <w:ins w:author="Luis Nakayama" w:id="8" w:date="2026-03-21T13:05:59Z">
                <w:sdt>
                  <w:sdtPr>
                    <w:id w:val="1043925231"/>
                    <w:tag w:val="goog_rdk_34"/>
                  </w:sdtPr>
                  <w:sdtContent>
                    <w:r w:rsidDel="00000000" w:rsidR="00000000" w:rsidRPr="00000000">
                      <w:rPr>
                        <w:rtl w:val="0"/>
                        <w:rPrChange w:author="Luis Nakayama" w:id="9" w:date="2026-03-21T13:05:59Z">
                          <w:rPr/>
                        </w:rPrChange>
                      </w:rPr>
                      <w:t xml:space="preserve"> </w:t>
                    </w:r>
                  </w:sdtContent>
                </w:sdt>
                <w:sdt>
                  <w:sdtPr>
                    <w:id w:val="2132539201"/>
                    <w:tag w:val="goog_rdk_35"/>
                  </w:sdtPr>
                  <w:sdtContent>
                    <w:commentRangeStart w:id="1"/>
                  </w:sdtContent>
                </w:sdt>
                <w:sdt>
                  <w:sdtPr>
                    <w:id w:val="1773543834"/>
                    <w:tag w:val="goog_rdk_36"/>
                  </w:sdtPr>
                  <w:sdtContent>
                    <w:r w:rsidDel="00000000" w:rsidR="00000000" w:rsidRPr="00000000">
                      <w:rPr>
                        <w:rtl w:val="0"/>
                        <w:rPrChange w:author="Luis Nakayama" w:id="9" w:date="2026-03-21T13:05:59Z">
                          <w:rPr/>
                        </w:rPrChange>
                      </w:rPr>
                      <w:t xml:space="preserve">Formal mention of "low-resource settings," "accessibility," or "cost-effectiveness" in the text</w:t>
                    </w:r>
                  </w:sdtContent>
                </w:sdt>
                <w:commentRangeEnd w:id="1"/>
                <w:r w:rsidDel="00000000" w:rsidR="00000000" w:rsidRPr="00000000">
                  <w:commentReference w:id="1"/>
                </w:r>
                <w:sdt>
                  <w:sdtPr>
                    <w:id w:val="-1155855760"/>
                    <w:tag w:val="goog_rdk_37"/>
                  </w:sdtPr>
                  <w:sdtContent>
                    <w:r w:rsidDel="00000000" w:rsidR="00000000" w:rsidRPr="00000000">
                      <w:rPr>
                        <w:rtl w:val="0"/>
                        <w:rPrChange w:author="Luis Nakayama" w:id="9" w:date="2026-03-21T13:05:59Z">
                          <w:rPr/>
                        </w:rPrChange>
                      </w:rPr>
                      <w:t xml:space="preserve"> OR validation across multiple field strengths (e.g., 3T to 1.5T).</w:t>
                    </w:r>
                  </w:sdtContent>
                </w:sdt>
              </w:ins>
            </w:sdtContent>
          </w:sdt>
        </w:p>
      </w:sdtContent>
    </w:sdt>
    <w:sdt>
      <w:sdtPr>
        <w:id w:val="1415811719"/>
        <w:tag w:val="goog_rdk_44"/>
      </w:sdtPr>
      <w:sdtContent>
        <w:p w:rsidR="00000000" w:rsidDel="00000000" w:rsidP="00000000" w:rsidRDefault="00000000" w:rsidRPr="00000000" w14:paraId="0000001B">
          <w:pPr>
            <w:numPr>
              <w:ilvl w:val="0"/>
              <w:numId w:val="2"/>
            </w:numPr>
            <w:spacing w:after="0" w:afterAutospacing="0" w:line="276" w:lineRule="auto"/>
            <w:ind w:left="720" w:hanging="360"/>
            <w:rPr>
              <w:ins w:author="Luis Nakayama" w:id="8" w:date="2026-03-21T13:05:59Z"/>
            </w:rPr>
          </w:pPr>
          <w:sdt>
            <w:sdtPr>
              <w:id w:val="203776538"/>
              <w:tag w:val="goog_rdk_39"/>
            </w:sdtPr>
            <w:sdtContent>
              <w:ins w:author="Luis Nakayama" w:id="8" w:date="2026-03-21T13:05:59Z"/>
              <w:sdt>
                <w:sdtPr>
                  <w:id w:val="-1941051679"/>
                  <w:tag w:val="goog_rdk_40"/>
                </w:sdtPr>
                <w:sdtContent>
                  <w:ins w:author="Luis Nakayama" w:id="8" w:date="2026-03-21T13:05:59Z">
                    <w:r w:rsidDel="00000000" w:rsidR="00000000" w:rsidRPr="00000000">
                      <w:rPr>
                        <w:b w:val="1"/>
                        <w:bCs w:val="1"/>
                        <w:rtl w:val="0"/>
                        <w:rPrChange w:author="Luis Nakayama" w:id="9" w:date="2026-03-21T13:05:59Z">
                          <w:rPr/>
                        </w:rPrChange>
                      </w:rPr>
                      <w:t xml:space="preserve">Level 4:</w:t>
                    </w:r>
                  </w:ins>
                </w:sdtContent>
              </w:sdt>
              <w:ins w:author="Luis Nakayama" w:id="8" w:date="2026-03-21T13:05:59Z">
                <w:sdt>
                  <w:sdtPr>
                    <w:id w:val="230724137"/>
                    <w:tag w:val="goog_rdk_41"/>
                  </w:sdtPr>
                  <w:sdtContent>
                    <w:r w:rsidDel="00000000" w:rsidR="00000000" w:rsidRPr="00000000">
                      <w:rPr>
                        <w:rtl w:val="0"/>
                        <w:rPrChange w:author="Luis Nakayama" w:id="9" w:date="2026-03-21T13:05:59Z">
                          <w:rPr/>
                        </w:rPrChange>
                      </w:rPr>
                      <w:t xml:space="preserve"> Technical focus on low-field data (</w:t>
                    </w:r>
                  </w:sdtContent>
                </w:sdt>
                <w:sdt>
                  <w:sdtPr>
                    <w:id w:val="430784732"/>
                    <w:tag w:val="goog_rdk_42"/>
                  </w:sdtPr>
                  <w:sdtContent>
                    <w:r w:rsidDel="00000000" w:rsidR="00000000" w:rsidRPr="00000000">
                      <w:rPr>
                        <w:rtl w:val="0"/>
                        <w:rPrChange w:author="Luis Nakayama" w:id="9" w:date="2026-03-21T13:05:59Z">
                          <w:rPr/>
                        </w:rPrChange>
                      </w:rPr>
                      <w:t xml:space="preserve">≤ 0.5 </w:t>
                    </w:r>
                  </w:sdtContent>
                </w:sdt>
                <w:sdt>
                  <w:sdtPr>
                    <w:id w:val="-1070955202"/>
                    <w:tag w:val="goog_rdk_43"/>
                  </w:sdtPr>
                  <w:sdtContent>
                    <w:r w:rsidDel="00000000" w:rsidR="00000000" w:rsidRPr="00000000">
                      <w:rPr>
                        <w:rtl w:val="0"/>
                        <w:rPrChange w:author="Luis Nakayama" w:id="9" w:date="2026-03-21T13:05:59Z">
                          <w:rPr/>
                        </w:rPrChange>
                      </w:rPr>
                      <w:t xml:space="preserve">T) OR reporting of computational efficiency metrics (e.g., inference time, FLOPs, or memory footprint) required for non-specialized hardware.</w:t>
                    </w:r>
                  </w:sdtContent>
                </w:sdt>
              </w:ins>
            </w:sdtContent>
          </w:sdt>
        </w:p>
      </w:sdtContent>
    </w:sdt>
    <w:sdt>
      <w:sdtPr>
        <w:id w:val="1920572402"/>
        <w:tag w:val="goog_rdk_49"/>
      </w:sdtPr>
      <w:sdtContent>
        <w:p w:rsidR="00000000" w:rsidDel="00000000" w:rsidP="00000000" w:rsidRDefault="00000000" w:rsidRPr="00000000" w14:paraId="0000001C">
          <w:pPr>
            <w:numPr>
              <w:ilvl w:val="0"/>
              <w:numId w:val="2"/>
            </w:numPr>
            <w:spacing w:after="240" w:line="276" w:lineRule="auto"/>
            <w:ind w:left="720" w:hanging="360"/>
            <w:rPr>
              <w:ins w:author="Luis Nakayama" w:id="8" w:date="2026-03-21T13:05:59Z"/>
            </w:rPr>
          </w:pPr>
          <w:sdt>
            <w:sdtPr>
              <w:id w:val="-461822404"/>
              <w:tag w:val="goog_rdk_45"/>
            </w:sdtPr>
            <w:sdtContent>
              <w:ins w:author="Luis Nakayama" w:id="8" w:date="2026-03-21T13:05:59Z"/>
              <w:sdt>
                <w:sdtPr>
                  <w:id w:val="1412975164"/>
                  <w:tag w:val="goog_rdk_46"/>
                </w:sdtPr>
                <w:sdtContent>
                  <w:ins w:author="Luis Nakayama" w:id="8" w:date="2026-03-21T13:05:59Z">
                    <w:r w:rsidDel="00000000" w:rsidR="00000000" w:rsidRPr="00000000">
                      <w:rPr>
                        <w:b w:val="1"/>
                        <w:bCs w:val="1"/>
                        <w:rtl w:val="0"/>
                        <w:rPrChange w:author="Luis Nakayama" w:id="9" w:date="2026-03-21T13:05:59Z">
                          <w:rPr/>
                        </w:rPrChange>
                      </w:rPr>
                      <w:t xml:space="preserve">Level 5:</w:t>
                    </w:r>
                  </w:ins>
                </w:sdtContent>
              </w:sdt>
              <w:ins w:author="Luis Nakayama" w:id="8" w:date="2026-03-21T13:05:59Z">
                <w:sdt>
                  <w:sdtPr>
                    <w:id w:val="659190408"/>
                    <w:tag w:val="goog_rdk_47"/>
                  </w:sdtPr>
                  <w:sdtContent>
                    <w:r w:rsidDel="00000000" w:rsidR="00000000" w:rsidRPr="00000000">
                      <w:rPr>
                        <w:rtl w:val="0"/>
                        <w:rPrChange w:author="Luis Nakayama" w:id="9" w:date="2026-03-21T13:05:59Z">
                          <w:rPr/>
                        </w:rPrChange>
                      </w:rPr>
                      <w:t xml:space="preserve"> Study involves data acquired in an LMIC setting, features co-authorship from LMIC-based institutions, or provides clinical validation on portable, point-of-care MRI systems.</w:t>
                    </w:r>
                  </w:sdtContent>
                </w:sdt>
                <w:sdt>
                  <w:sdtPr>
                    <w:id w:val="1746997133"/>
                    <w:tag w:val="goog_rdk_48"/>
                  </w:sdtPr>
                  <w:sdtContent>
                    <w:r w:rsidDel="00000000" w:rsidR="00000000" w:rsidRPr="00000000">
                      <w:rPr>
                        <w:rtl w:val="0"/>
                      </w:rPr>
                    </w:r>
                  </w:sdtContent>
                </w:sdt>
              </w:ins>
            </w:sdtContent>
          </w:sdt>
        </w:p>
      </w:sdtContent>
    </w:sdt>
    <w:sdt>
      <w:sdtPr>
        <w:id w:val="-1143157070"/>
        <w:tag w:val="goog_rdk_64"/>
      </w:sdtPr>
      <w:sdtContent>
        <w:p w:rsidR="00000000" w:rsidDel="00000000" w:rsidP="00000000" w:rsidRDefault="00000000" w:rsidRPr="00000000" w14:paraId="0000001D">
          <w:pPr>
            <w:spacing w:after="140" w:line="276" w:lineRule="auto"/>
            <w:jc w:val="both"/>
            <w:rPr>
              <w:ins w:author="Luis Nakayama" w:id="10" w:date="2026-03-21T13:06:55Z"/>
              <w:b w:val="1"/>
              <w:bCs w:val="1"/>
              <w:rPrChange w:author="Luis Nakayama" w:id="11" w:date="2026-03-21T13:06:55Z">
                <w:rPr/>
              </w:rPrChange>
            </w:rPr>
          </w:pPr>
          <w:sdt>
            <w:sdtPr>
              <w:id w:val="-1042066165"/>
              <w:tag w:val="goog_rdk_51"/>
            </w:sdtPr>
            <w:sdtContent>
              <w:del w:author="Luis Nakayama" w:id="8" w:date="2026-03-21T13:05:59Z"/>
              <w:sdt>
                <w:sdtPr>
                  <w:id w:val="-742589038"/>
                  <w:tag w:val="goog_rdk_52"/>
                </w:sdtPr>
                <w:sdtContent>
                  <w:del w:author="Luis Nakayama" w:id="8" w:date="2026-03-21T13:05:59Z">
                    <w:r w:rsidDel="00000000" w:rsidR="00000000" w:rsidRPr="00000000">
                      <w:rPr>
                        <w:b w:val="1"/>
                        <w:bCs w:val="1"/>
                        <w:i w:val="0"/>
                        <w:iCs w:val="0"/>
                        <w:color w:val="000000"/>
                        <w:sz w:val="22"/>
                        <w:szCs w:val="22"/>
                        <w:rtl w:val="0"/>
                        <w:rPrChange w:author="Luis Nakayama" w:id="9" w:date="2026-03-21T13:05:59Z">
                          <w:rPr>
                            <w:b w:val="1"/>
                            <w:bCs w:val="1"/>
                          </w:rPr>
                        </w:rPrChange>
                      </w:rPr>
                      <w:delText xml:space="preserve">1 — Minimal</w:delText>
                    </w:r>
                  </w:del>
                </w:sdtContent>
              </w:sdt>
              <w:del w:author="Luis Nakayama" w:id="8" w:date="2026-03-21T13:05:59Z">
                <w:sdt>
                  <w:sdtPr>
                    <w:id w:val="1918939516"/>
                    <w:tag w:val="goog_rdk_53"/>
                  </w:sdtPr>
                  <w:sdtContent>
                    <w:r w:rsidDel="00000000" w:rsidR="00000000" w:rsidRPr="00000000">
                      <w:rPr>
                        <w:b w:val="1"/>
                        <w:bCs w:val="1"/>
                        <w:i w:val="0"/>
                        <w:iCs w:val="0"/>
                        <w:color w:val="000000"/>
                        <w:sz w:val="22"/>
                        <w:szCs w:val="22"/>
                        <w:rtl w:val="0"/>
                        <w:rPrChange w:author="Luis Nakayama" w:id="9" w:date="2026-03-21T13:05:59Z">
                          <w:rPr/>
                        </w:rPrChange>
                      </w:rPr>
                      <w:delText xml:space="preserve">: high-field only, no code sharing. </w:delText>
                    </w:r>
                  </w:sdtContent>
                </w:sdt>
                <w:sdt>
                  <w:sdtPr>
                    <w:id w:val="1557800623"/>
                    <w:tag w:val="goog_rdk_54"/>
                  </w:sdtPr>
                  <w:sdtContent>
                    <w:r w:rsidDel="00000000" w:rsidR="00000000" w:rsidRPr="00000000">
                      <w:rPr>
                        <w:b w:val="1"/>
                        <w:bCs w:val="1"/>
                        <w:i w:val="0"/>
                        <w:iCs w:val="0"/>
                        <w:color w:val="000000"/>
                        <w:sz w:val="22"/>
                        <w:szCs w:val="22"/>
                        <w:rtl w:val="0"/>
                        <w:rPrChange w:author="Luis Nakayama" w:id="9" w:date="2026-03-21T13:05:59Z">
                          <w:rPr>
                            <w:b w:val="1"/>
                            <w:bCs w:val="1"/>
                          </w:rPr>
                        </w:rPrChange>
                      </w:rPr>
                      <w:delText xml:space="preserve">2 — Low</w:delText>
                    </w:r>
                  </w:sdtContent>
                </w:sdt>
                <w:sdt>
                  <w:sdtPr>
                    <w:id w:val="1122441870"/>
                    <w:tag w:val="goog_rdk_55"/>
                  </w:sdtPr>
                  <w:sdtContent>
                    <w:r w:rsidDel="00000000" w:rsidR="00000000" w:rsidRPr="00000000">
                      <w:rPr>
                        <w:b w:val="1"/>
                        <w:bCs w:val="1"/>
                        <w:i w:val="0"/>
                        <w:iCs w:val="0"/>
                        <w:color w:val="000000"/>
                        <w:sz w:val="22"/>
                        <w:szCs w:val="22"/>
                        <w:rtl w:val="0"/>
                        <w:rPrChange w:author="Luis Nakayama" w:id="9" w:date="2026-03-21T13:05:59Z">
                          <w:rPr/>
                        </w:rPrChange>
                      </w:rPr>
                      <w:delText xml:space="preserve">: standard-field, no LMIC consideration. </w:delText>
                    </w:r>
                  </w:sdtContent>
                </w:sdt>
                <w:sdt>
                  <w:sdtPr>
                    <w:id w:val="2068878800"/>
                    <w:tag w:val="goog_rdk_56"/>
                  </w:sdtPr>
                  <w:sdtContent>
                    <w:r w:rsidDel="00000000" w:rsidR="00000000" w:rsidRPr="00000000">
                      <w:rPr>
                        <w:b w:val="1"/>
                        <w:bCs w:val="1"/>
                        <w:i w:val="0"/>
                        <w:iCs w:val="0"/>
                        <w:color w:val="000000"/>
                        <w:sz w:val="22"/>
                        <w:szCs w:val="22"/>
                        <w:rtl w:val="0"/>
                        <w:rPrChange w:author="Luis Nakayama" w:id="9" w:date="2026-03-21T13:05:59Z">
                          <w:rPr>
                            <w:b w:val="1"/>
                            <w:bCs w:val="1"/>
                          </w:rPr>
                        </w:rPrChange>
                      </w:rPr>
                      <w:delText xml:space="preserve">3 — Moderate</w:delText>
                    </w:r>
                  </w:sdtContent>
                </w:sdt>
                <w:sdt>
                  <w:sdtPr>
                    <w:id w:val="-1089994220"/>
                    <w:tag w:val="goog_rdk_57"/>
                  </w:sdtPr>
                  <w:sdtContent>
                    <w:r w:rsidDel="00000000" w:rsidR="00000000" w:rsidRPr="00000000">
                      <w:rPr>
                        <w:b w:val="1"/>
                        <w:bCs w:val="1"/>
                        <w:i w:val="0"/>
                        <w:iCs w:val="0"/>
                        <w:color w:val="000000"/>
                        <w:sz w:val="22"/>
                        <w:szCs w:val="22"/>
                        <w:rtl w:val="0"/>
                        <w:rPrChange w:author="Luis Nakayama" w:id="9" w:date="2026-03-21T13:05:59Z">
                          <w:rPr/>
                        </w:rPrChange>
                      </w:rPr>
                      <w:delText xml:space="preserve">: resource-constraint acknowledgement or multi-field applicability. </w:delText>
                    </w:r>
                  </w:sdtContent>
                </w:sdt>
                <w:sdt>
                  <w:sdtPr>
                    <w:id w:val="-825400713"/>
                    <w:tag w:val="goog_rdk_58"/>
                  </w:sdtPr>
                  <w:sdtContent>
                    <w:r w:rsidDel="00000000" w:rsidR="00000000" w:rsidRPr="00000000">
                      <w:rPr>
                        <w:b w:val="1"/>
                        <w:bCs w:val="1"/>
                        <w:i w:val="0"/>
                        <w:iCs w:val="0"/>
                        <w:color w:val="000000"/>
                        <w:sz w:val="22"/>
                        <w:szCs w:val="22"/>
                        <w:rtl w:val="0"/>
                        <w:rPrChange w:author="Luis Nakayama" w:id="9" w:date="2026-03-21T13:05:59Z">
                          <w:rPr>
                            <w:b w:val="1"/>
                            <w:bCs w:val="1"/>
                          </w:rPr>
                        </w:rPrChange>
                      </w:rPr>
                      <w:delText xml:space="preserve">4 — High</w:delText>
                    </w:r>
                  </w:sdtContent>
                </w:sdt>
                <w:sdt>
                  <w:sdtPr>
                    <w:id w:val="690560876"/>
                    <w:tag w:val="goog_rdk_59"/>
                  </w:sdtPr>
                  <w:sdtContent>
                    <w:r w:rsidDel="00000000" w:rsidR="00000000" w:rsidRPr="00000000">
                      <w:rPr>
                        <w:b w:val="1"/>
                        <w:bCs w:val="1"/>
                        <w:i w:val="0"/>
                        <w:iCs w:val="0"/>
                        <w:color w:val="000000"/>
                        <w:sz w:val="22"/>
                        <w:szCs w:val="22"/>
                        <w:rtl w:val="0"/>
                        <w:rPrChange w:author="Luis Nakayama" w:id="9" w:date="2026-03-21T13:05:59Z">
                          <w:rPr/>
                        </w:rPrChange>
                      </w:rPr>
                      <w:delText xml:space="preserve">: explicit low-field focus, efficiency metrics, or LMIC citation. </w:delText>
                    </w:r>
                  </w:sdtContent>
                </w:sdt>
                <w:sdt>
                  <w:sdtPr>
                    <w:id w:val="612157826"/>
                    <w:tag w:val="goog_rdk_60"/>
                  </w:sdtPr>
                  <w:sdtContent>
                    <w:r w:rsidDel="00000000" w:rsidR="00000000" w:rsidRPr="00000000">
                      <w:rPr>
                        <w:b w:val="1"/>
                        <w:bCs w:val="1"/>
                        <w:i w:val="0"/>
                        <w:iCs w:val="0"/>
                        <w:color w:val="000000"/>
                        <w:sz w:val="22"/>
                        <w:szCs w:val="22"/>
                        <w:rtl w:val="0"/>
                        <w:rPrChange w:author="Luis Nakayama" w:id="9" w:date="2026-03-21T13:05:59Z">
                          <w:rPr>
                            <w:b w:val="1"/>
                            <w:bCs w:val="1"/>
                          </w:rPr>
                        </w:rPrChange>
                      </w:rPr>
                      <w:delText xml:space="preserve">5 — Direct LMIC application</w:delText>
                    </w:r>
                  </w:sdtContent>
                </w:sdt>
                <w:sdt>
                  <w:sdtPr>
                    <w:id w:val="-858847441"/>
                    <w:tag w:val="goog_rdk_61"/>
                  </w:sdtPr>
                  <w:sdtContent>
                    <w:r w:rsidDel="00000000" w:rsidR="00000000" w:rsidRPr="00000000">
                      <w:rPr>
                        <w:b w:val="1"/>
                        <w:bCs w:val="1"/>
                        <w:i w:val="0"/>
                        <w:iCs w:val="0"/>
                        <w:color w:val="000000"/>
                        <w:sz w:val="22"/>
                        <w:szCs w:val="22"/>
                        <w:rtl w:val="0"/>
                        <w:rPrChange w:author="Luis Nakayama" w:id="9" w:date="2026-03-21T13:05:59Z">
                          <w:rPr/>
                        </w:rPrChange>
                      </w:rPr>
                      <w:delText xml:space="preserve">: study conducted in or explicitly designed for LMIC deployment with clinical validation. </w:delText>
                    </w:r>
                  </w:sdtContent>
                </w:sdt>
              </w:del>
            </w:sdtContent>
          </w:sdt>
          <w:sdt>
            <w:sdtPr>
              <w:id w:val="-988502748"/>
              <w:tag w:val="goog_rdk_62"/>
            </w:sdtPr>
            <w:sdtContent>
              <w:ins w:author="Luis Nakayama" w:id="10" w:date="2026-03-21T13:06:55Z"/>
              <w:sdt>
                <w:sdtPr>
                  <w:id w:val="2029818760"/>
                  <w:tag w:val="goog_rdk_63"/>
                </w:sdtPr>
                <w:sdtContent>
                  <w:ins w:author="Luis Nakayama" w:id="10" w:date="2026-03-21T13:06:55Z">
                    <w:r w:rsidDel="00000000" w:rsidR="00000000" w:rsidRPr="00000000">
                      <w:rPr>
                        <w:rtl w:val="0"/>
                      </w:rPr>
                    </w:r>
                  </w:ins>
                </w:sdtContent>
              </w:sdt>
              <w:ins w:author="Luis Nakayama" w:id="10" w:date="2026-03-21T13:06:55Z"/>
            </w:sdtContent>
          </w:sdt>
        </w:p>
      </w:sdtContent>
    </w:sdt>
    <w:sdt>
      <w:sdtPr>
        <w:id w:val="275930684"/>
        <w:tag w:val="goog_rdk_67"/>
      </w:sdtPr>
      <w:sdtContent>
        <w:p w:rsidR="00000000" w:rsidDel="00000000" w:rsidP="00000000" w:rsidRDefault="00000000" w:rsidRPr="00000000" w14:paraId="0000001E">
          <w:pPr>
            <w:spacing w:after="140" w:line="276" w:lineRule="auto"/>
            <w:jc w:val="both"/>
            <w:rPr>
              <w:ins w:author="Luis Nakayama" w:id="10" w:date="2026-03-21T13:06:55Z"/>
              <w:rPrChange w:author="Luis Nakayama" w:id="11" w:date="2026-03-21T13:06:55Z">
                <w:rPr/>
              </w:rPrChange>
            </w:rPr>
          </w:pPr>
          <w:sdt>
            <w:sdtPr>
              <w:id w:val="-2076359240"/>
              <w:tag w:val="goog_rdk_65"/>
            </w:sdtPr>
            <w:sdtContent>
              <w:ins w:author="Luis Nakayama" w:id="10" w:date="2026-03-21T13:06:55Z"/>
              <w:sdt>
                <w:sdtPr>
                  <w:id w:val="-367766554"/>
                  <w:tag w:val="goog_rdk_66"/>
                </w:sdtPr>
                <w:sdtContent>
                  <w:ins w:author="Luis Nakayama" w:id="10" w:date="2026-03-21T13:06:55Z">
                    <w:r w:rsidDel="00000000" w:rsidR="00000000" w:rsidRPr="00000000">
                      <w:rPr>
                        <w:rtl w:val="0"/>
                        <w:rPrChange w:author="Luis Nakayama" w:id="11" w:date="2026-03-21T13:06:55Z">
                          <w:rPr/>
                        </w:rPrChange>
                      </w:rPr>
                      <w:t xml:space="preserve">B. Composite Translational Readiness (TR) Score (0–5)</w:t>
                    </w:r>
                  </w:ins>
                </w:sdtContent>
              </w:sdt>
              <w:ins w:author="Luis Nakayama" w:id="10" w:date="2026-03-21T13:06:55Z"/>
            </w:sdtContent>
          </w:sdt>
        </w:p>
      </w:sdtContent>
    </w:sdt>
    <w:sdt>
      <w:sdtPr>
        <w:id w:val="1563878345"/>
        <w:tag w:val="goog_rdk_70"/>
      </w:sdtPr>
      <w:sdtContent>
        <w:p w:rsidR="00000000" w:rsidDel="00000000" w:rsidP="00000000" w:rsidRDefault="00000000" w:rsidRPr="00000000" w14:paraId="0000001F">
          <w:pPr>
            <w:spacing w:after="140" w:line="276" w:lineRule="auto"/>
            <w:jc w:val="both"/>
            <w:rPr>
              <w:ins w:author="Luis Nakayama" w:id="10" w:date="2026-03-21T13:06:55Z"/>
              <w:rPrChange w:author="Luis Nakayama" w:id="11" w:date="2026-03-21T13:06:55Z">
                <w:rPr/>
              </w:rPrChange>
            </w:rPr>
          </w:pPr>
          <w:sdt>
            <w:sdtPr>
              <w:id w:val="-1499265507"/>
              <w:tag w:val="goog_rdk_68"/>
            </w:sdtPr>
            <w:sdtContent>
              <w:ins w:author="Luis Nakayama" w:id="10" w:date="2026-03-21T13:06:55Z"/>
              <w:sdt>
                <w:sdtPr>
                  <w:id w:val="629732032"/>
                  <w:tag w:val="goog_rdk_69"/>
                </w:sdtPr>
                <w:sdtContent>
                  <w:ins w:author="Luis Nakayama" w:id="10" w:date="2026-03-21T13:06:55Z">
                    <w:r w:rsidDel="00000000" w:rsidR="00000000" w:rsidRPr="00000000">
                      <w:rPr>
                        <w:rtl w:val="0"/>
                        <w:rPrChange w:author="Luis Nakayama" w:id="11" w:date="2026-03-21T13:06:55Z">
                          <w:rPr/>
                        </w:rPrChange>
                      </w:rPr>
                      <w:t xml:space="preserve">The TR score is a cumulative metric (0–5) that represents the number of "Yes" responses to the following objective checklist. This score acts as a proxy for how "field-ready" the proposed AI solution is:</w:t>
                    </w:r>
                  </w:ins>
                </w:sdtContent>
              </w:sdt>
              <w:ins w:author="Luis Nakayama" w:id="10" w:date="2026-03-21T13:06:55Z"/>
            </w:sdtContent>
          </w:sdt>
        </w:p>
      </w:sdtContent>
    </w:sdt>
    <w:sdt>
      <w:sdtPr>
        <w:id w:val="-553146814"/>
        <w:tag w:val="goog_rdk_74"/>
      </w:sdtPr>
      <w:sdtContent>
        <w:p w:rsidR="00000000" w:rsidDel="00000000" w:rsidP="00000000" w:rsidRDefault="00000000" w:rsidRPr="00000000" w14:paraId="00000020">
          <w:pPr>
            <w:spacing w:after="140" w:line="276" w:lineRule="auto"/>
            <w:jc w:val="both"/>
            <w:rPr>
              <w:ins w:author="Luis Nakayama" w:id="10" w:date="2026-03-21T13:06:55Z"/>
              <w:rPrChange w:author="Luis Nakayama" w:id="11" w:date="2026-03-21T13:06:55Z">
                <w:rPr/>
              </w:rPrChange>
            </w:rPr>
          </w:pPr>
          <w:sdt>
            <w:sdtPr>
              <w:id w:val="-542520262"/>
              <w:tag w:val="goog_rdk_71"/>
            </w:sdtPr>
            <w:sdtContent>
              <w:ins w:author="Luis Nakayama" w:id="10" w:date="2026-03-21T13:06:55Z"/>
              <w:sdt>
                <w:sdtPr>
                  <w:id w:val="-1985637298"/>
                  <w:tag w:val="goog_rdk_72"/>
                </w:sdtPr>
                <w:sdtContent>
                  <w:ins w:author="Luis Nakayama" w:id="10" w:date="2026-03-21T13:06:55Z">
                    <w:r w:rsidDel="00000000" w:rsidR="00000000" w:rsidRPr="00000000">
                      <w:rPr>
                        <w:b w:val="1"/>
                        <w:bCs w:val="1"/>
                        <w:rtl w:val="0"/>
                        <w:rPrChange w:author="Luis Nakayama" w:id="11" w:date="2026-03-21T13:06:55Z">
                          <w:rPr/>
                        </w:rPrChange>
                      </w:rPr>
                      <w:t xml:space="preserve">Low-Field Domain:</w:t>
                    </w:r>
                  </w:ins>
                </w:sdtContent>
              </w:sdt>
              <w:ins w:author="Luis Nakayama" w:id="10" w:date="2026-03-21T13:06:55Z">
                <w:sdt>
                  <w:sdtPr>
                    <w:id w:val="-354005832"/>
                    <w:tag w:val="goog_rdk_73"/>
                  </w:sdtPr>
                  <w:sdtContent>
                    <w:r w:rsidDel="00000000" w:rsidR="00000000" w:rsidRPr="00000000">
                      <w:rPr>
                        <w:rtl w:val="0"/>
                        <w:rPrChange w:author="Luis Nakayama" w:id="11" w:date="2026-03-21T13:06:55Z">
                          <w:rPr/>
                        </w:rPrChange>
                      </w:rPr>
                      <w:t xml:space="preserve"> Was the model specifically trained or fine-tuned on data from ≤ 64 mT systems?</w:t>
                    </w:r>
                  </w:sdtContent>
                </w:sdt>
              </w:ins>
            </w:sdtContent>
          </w:sdt>
        </w:p>
      </w:sdtContent>
    </w:sdt>
    <w:sdt>
      <w:sdtPr>
        <w:id w:val="-439545499"/>
        <w:tag w:val="goog_rdk_78"/>
      </w:sdtPr>
      <w:sdtContent>
        <w:p w:rsidR="00000000" w:rsidDel="00000000" w:rsidP="00000000" w:rsidRDefault="00000000" w:rsidRPr="00000000" w14:paraId="00000021">
          <w:pPr>
            <w:spacing w:after="140" w:line="276" w:lineRule="auto"/>
            <w:jc w:val="both"/>
            <w:rPr>
              <w:ins w:author="Luis Nakayama" w:id="10" w:date="2026-03-21T13:06:55Z"/>
              <w:rPrChange w:author="Luis Nakayama" w:id="11" w:date="2026-03-21T13:06:55Z">
                <w:rPr/>
              </w:rPrChange>
            </w:rPr>
          </w:pPr>
          <w:sdt>
            <w:sdtPr>
              <w:id w:val="-1215981639"/>
              <w:tag w:val="goog_rdk_75"/>
            </w:sdtPr>
            <w:sdtContent>
              <w:ins w:author="Luis Nakayama" w:id="10" w:date="2026-03-21T13:06:55Z"/>
              <w:sdt>
                <w:sdtPr>
                  <w:id w:val="-766516655"/>
                  <w:tag w:val="goog_rdk_76"/>
                </w:sdtPr>
                <w:sdtContent>
                  <w:ins w:author="Luis Nakayama" w:id="10" w:date="2026-03-21T13:06:55Z">
                    <w:r w:rsidDel="00000000" w:rsidR="00000000" w:rsidRPr="00000000">
                      <w:rPr>
                        <w:b w:val="1"/>
                        <w:bCs w:val="1"/>
                        <w:rtl w:val="0"/>
                        <w:rPrChange w:author="Luis Nakayama" w:id="11" w:date="2026-03-21T13:06:55Z">
                          <w:rPr/>
                        </w:rPrChange>
                      </w:rPr>
                      <w:t xml:space="preserve">Open Science:</w:t>
                    </w:r>
                  </w:ins>
                </w:sdtContent>
              </w:sdt>
              <w:ins w:author="Luis Nakayama" w:id="10" w:date="2026-03-21T13:06:55Z">
                <w:sdt>
                  <w:sdtPr>
                    <w:id w:val="-1944699027"/>
                    <w:tag w:val="goog_rdk_77"/>
                  </w:sdtPr>
                  <w:sdtContent>
                    <w:r w:rsidDel="00000000" w:rsidR="00000000" w:rsidRPr="00000000">
                      <w:rPr>
                        <w:rtl w:val="0"/>
                        <w:rPrChange w:author="Luis Nakayama" w:id="11" w:date="2026-03-21T13:06:55Z">
                          <w:rPr/>
                        </w:rPrChange>
                      </w:rPr>
                      <w:t xml:space="preserve"> Is there a persistent URL (e.g., GitHub, Zenodo) to the source code or pre-trained model weights?</w:t>
                    </w:r>
                  </w:sdtContent>
                </w:sdt>
              </w:ins>
            </w:sdtContent>
          </w:sdt>
        </w:p>
      </w:sdtContent>
    </w:sdt>
    <w:sdt>
      <w:sdtPr>
        <w:id w:val="580452396"/>
        <w:tag w:val="goog_rdk_82"/>
      </w:sdtPr>
      <w:sdtContent>
        <w:p w:rsidR="00000000" w:rsidDel="00000000" w:rsidP="00000000" w:rsidRDefault="00000000" w:rsidRPr="00000000" w14:paraId="00000022">
          <w:pPr>
            <w:spacing w:after="140" w:line="276" w:lineRule="auto"/>
            <w:jc w:val="both"/>
            <w:rPr>
              <w:ins w:author="Luis Nakayama" w:id="10" w:date="2026-03-21T13:06:55Z"/>
              <w:rPrChange w:author="Luis Nakayama" w:id="11" w:date="2026-03-21T13:06:55Z">
                <w:rPr/>
              </w:rPrChange>
            </w:rPr>
          </w:pPr>
          <w:sdt>
            <w:sdtPr>
              <w:id w:val="-850496208"/>
              <w:tag w:val="goog_rdk_79"/>
            </w:sdtPr>
            <w:sdtContent>
              <w:ins w:author="Luis Nakayama" w:id="10" w:date="2026-03-21T13:06:55Z"/>
              <w:sdt>
                <w:sdtPr>
                  <w:id w:val="-421697089"/>
                  <w:tag w:val="goog_rdk_80"/>
                </w:sdtPr>
                <w:sdtContent>
                  <w:ins w:author="Luis Nakayama" w:id="10" w:date="2026-03-21T13:06:55Z">
                    <w:r w:rsidDel="00000000" w:rsidR="00000000" w:rsidRPr="00000000">
                      <w:rPr>
                        <w:b w:val="1"/>
                        <w:bCs w:val="1"/>
                        <w:rtl w:val="0"/>
                        <w:rPrChange w:author="Luis Nakayama" w:id="11" w:date="2026-03-21T13:06:55Z">
                          <w:rPr/>
                        </w:rPrChange>
                      </w:rPr>
                      <w:t xml:space="preserve">Clinical Evaluation:</w:t>
                    </w:r>
                  </w:ins>
                </w:sdtContent>
              </w:sdt>
              <w:ins w:author="Luis Nakayama" w:id="10" w:date="2026-03-21T13:06:55Z">
                <w:sdt>
                  <w:sdtPr>
                    <w:id w:val="-1401292743"/>
                    <w:tag w:val="goog_rdk_81"/>
                  </w:sdtPr>
                  <w:sdtContent>
                    <w:r w:rsidDel="00000000" w:rsidR="00000000" w:rsidRPr="00000000">
                      <w:rPr>
                        <w:rtl w:val="0"/>
                        <w:rPrChange w:author="Luis Nakayama" w:id="11" w:date="2026-03-21T13:06:55Z">
                          <w:rPr/>
                        </w:rPrChange>
                      </w:rPr>
                      <w:t xml:space="preserve"> Does the study report qualitative assessments by radiologists or performance on downstream clinical tasks (e.g., lesion detection) beyond pixel-level metrics like PSNR/SSIM?</w:t>
                    </w:r>
                  </w:sdtContent>
                </w:sdt>
              </w:ins>
            </w:sdtContent>
          </w:sdt>
        </w:p>
      </w:sdtContent>
    </w:sdt>
    <w:sdt>
      <w:sdtPr>
        <w:id w:val="334119991"/>
        <w:tag w:val="goog_rdk_86"/>
      </w:sdtPr>
      <w:sdtContent>
        <w:p w:rsidR="00000000" w:rsidDel="00000000" w:rsidP="00000000" w:rsidRDefault="00000000" w:rsidRPr="00000000" w14:paraId="00000023">
          <w:pPr>
            <w:spacing w:after="140" w:line="276" w:lineRule="auto"/>
            <w:jc w:val="both"/>
            <w:rPr>
              <w:ins w:author="Luis Nakayama" w:id="10" w:date="2026-03-21T13:06:55Z"/>
              <w:rPrChange w:author="Luis Nakayama" w:id="11" w:date="2026-03-21T13:06:55Z">
                <w:rPr/>
              </w:rPrChange>
            </w:rPr>
          </w:pPr>
          <w:sdt>
            <w:sdtPr>
              <w:id w:val="834226570"/>
              <w:tag w:val="goog_rdk_83"/>
            </w:sdtPr>
            <w:sdtContent>
              <w:ins w:author="Luis Nakayama" w:id="10" w:date="2026-03-21T13:06:55Z"/>
              <w:sdt>
                <w:sdtPr>
                  <w:id w:val="-446958034"/>
                  <w:tag w:val="goog_rdk_84"/>
                </w:sdtPr>
                <w:sdtContent>
                  <w:ins w:author="Luis Nakayama" w:id="10" w:date="2026-03-21T13:06:55Z">
                    <w:r w:rsidDel="00000000" w:rsidR="00000000" w:rsidRPr="00000000">
                      <w:rPr>
                        <w:b w:val="1"/>
                        <w:bCs w:val="1"/>
                        <w:rtl w:val="0"/>
                        <w:rPrChange w:author="Luis Nakayama" w:id="11" w:date="2026-03-21T13:06:55Z">
                          <w:rPr/>
                        </w:rPrChange>
                      </w:rPr>
                      <w:t xml:space="preserve">Hardware Awareness:</w:t>
                    </w:r>
                  </w:ins>
                </w:sdtContent>
              </w:sdt>
              <w:ins w:author="Luis Nakayama" w:id="10" w:date="2026-03-21T13:06:55Z">
                <w:sdt>
                  <w:sdtPr>
                    <w:id w:val="963435385"/>
                    <w:tag w:val="goog_rdk_85"/>
                  </w:sdtPr>
                  <w:sdtContent>
                    <w:r w:rsidDel="00000000" w:rsidR="00000000" w:rsidRPr="00000000">
                      <w:rPr>
                        <w:rtl w:val="0"/>
                        <w:rPrChange w:author="Luis Nakayama" w:id="11" w:date="2026-03-21T13:06:55Z">
                          <w:rPr/>
                        </w:rPrChange>
                      </w:rPr>
                      <w:t xml:space="preserve"> Does the study specify the minimum hardware requirements for inference (e.g., CPU-only or mobile GPU compatibility)?</w:t>
                    </w:r>
                  </w:sdtContent>
                </w:sdt>
              </w:ins>
            </w:sdtContent>
          </w:sdt>
        </w:p>
      </w:sdtContent>
    </w:sdt>
    <w:sdt>
      <w:sdtPr>
        <w:id w:val="-349750098"/>
        <w:tag w:val="goog_rdk_90"/>
      </w:sdtPr>
      <w:sdtContent>
        <w:p w:rsidR="00000000" w:rsidDel="00000000" w:rsidP="00000000" w:rsidRDefault="00000000" w:rsidRPr="00000000" w14:paraId="00000024">
          <w:pPr>
            <w:spacing w:after="140" w:line="276" w:lineRule="auto"/>
            <w:jc w:val="both"/>
            <w:rPr>
              <w:ins w:author="Luis Nakayama" w:id="10" w:date="2026-03-21T13:06:55Z"/>
              <w:rPrChange w:author="Luis Nakayama" w:id="11" w:date="2026-03-21T13:06:55Z">
                <w:rPr/>
              </w:rPrChange>
            </w:rPr>
          </w:pPr>
          <w:sdt>
            <w:sdtPr>
              <w:id w:val="-430550348"/>
              <w:tag w:val="goog_rdk_87"/>
            </w:sdtPr>
            <w:sdtContent>
              <w:ins w:author="Luis Nakayama" w:id="10" w:date="2026-03-21T13:06:55Z"/>
              <w:sdt>
                <w:sdtPr>
                  <w:id w:val="1429508594"/>
                  <w:tag w:val="goog_rdk_88"/>
                </w:sdtPr>
                <w:sdtContent>
                  <w:ins w:author="Luis Nakayama" w:id="10" w:date="2026-03-21T13:06:55Z">
                    <w:r w:rsidDel="00000000" w:rsidR="00000000" w:rsidRPr="00000000">
                      <w:rPr>
                        <w:b w:val="1"/>
                        <w:bCs w:val="1"/>
                        <w:rtl w:val="0"/>
                        <w:rPrChange w:author="Luis Nakayama" w:id="11" w:date="2026-03-21T13:06:55Z">
                          <w:rPr/>
                        </w:rPrChange>
                      </w:rPr>
                      <w:t xml:space="preserve">Data Diversity:</w:t>
                    </w:r>
                  </w:ins>
                </w:sdtContent>
              </w:sdt>
              <w:ins w:author="Luis Nakayama" w:id="10" w:date="2026-03-21T13:06:55Z">
                <w:sdt>
                  <w:sdtPr>
                    <w:id w:val="-111146451"/>
                    <w:tag w:val="goog_rdk_89"/>
                  </w:sdtPr>
                  <w:sdtContent>
                    <w:r w:rsidDel="00000000" w:rsidR="00000000" w:rsidRPr="00000000">
                      <w:rPr>
                        <w:rtl w:val="0"/>
                        <w:rPrChange w:author="Luis Nakayama" w:id="11" w:date="2026-03-21T13:06:55Z">
                          <w:rPr/>
                        </w:rPrChange>
                      </w:rPr>
                      <w:t xml:space="preserve"> Does the study address "real-world" data challenges, such as motion artifacts common in portable scanning or a lack of standardized acquisition protocols?</w:t>
                    </w:r>
                  </w:sdtContent>
                </w:sdt>
              </w:ins>
            </w:sdtContent>
          </w:sdt>
        </w:p>
      </w:sdtContent>
    </w:sdt>
    <w:p w:rsidR="00000000" w:rsidDel="00000000" w:rsidP="00000000" w:rsidRDefault="00000000" w:rsidRPr="00000000" w14:paraId="00000025">
      <w:pPr>
        <w:spacing w:after="140" w:line="276" w:lineRule="auto"/>
        <w:jc w:val="both"/>
        <w:rPr/>
      </w:pPr>
      <w:sdt>
        <w:sdtPr>
          <w:id w:val="-1693747064"/>
          <w:tag w:val="goog_rdk_92"/>
        </w:sdtPr>
        <w:sdtContent>
          <w:del w:author="Luis Nakayama" w:id="10" w:date="2026-03-21T13:06:55Z"/>
          <w:sdt>
            <w:sdtPr>
              <w:id w:val="47778553"/>
              <w:tag w:val="goog_rdk_93"/>
            </w:sdtPr>
            <w:sdtContent>
              <w:del w:author="Luis Nakayama" w:id="10" w:date="2026-03-21T13:06:55Z">
                <w:r w:rsidDel="00000000" w:rsidR="00000000" w:rsidRPr="00000000">
                  <w:rPr>
                    <w:rtl w:val="0"/>
                    <w:rPrChange w:author="Luis Nakayama" w:id="11" w:date="2026-03-21T13:06:55Z">
                      <w:rPr/>
                    </w:rPrChange>
                  </w:rPr>
                  <w:delText xml:space="preserve">A composite Translational Readiness (TR) score (0–5) summed five binary indicators: LMIC score ≥4, low-field mentioned, code available, clinical validation, </w:delText>
                </w:r>
              </w:del>
            </w:sdtContent>
          </w:sdt>
          <w:del w:author="Luis Nakayama" w:id="10" w:date="2026-03-21T13:06:55Z"/>
        </w:sdtContent>
      </w:sdt>
      <w:sdt>
        <w:sdtPr>
          <w:id w:val="1898037971"/>
          <w:tag w:val="goog_rdk_94"/>
        </w:sdtPr>
        <w:sdtContent>
          <w:ins w:author="Luis Nakayama" w:id="12" w:date="2026-03-21T13:00:15Z">
            <w:sdt>
              <w:sdtPr>
                <w:id w:val="268565015"/>
                <w:tag w:val="goog_rdk_95"/>
              </w:sdtPr>
              <w:sdtContent>
                <w:del w:author="Luis Nakayama" w:id="10" w:date="2026-03-21T13:06:55Z"/>
              </w:sdtContent>
            </w:sdt>
          </w:ins>
          <w:sdt>
            <w:sdtPr>
              <w:id w:val="2079001413"/>
              <w:tag w:val="goog_rdk_96"/>
            </w:sdtPr>
            <w:sdtContent>
              <w:ins w:author="Luis Nakayama" w:id="12" w:date="2026-03-21T13:00:15Z">
                <w:del w:author="Luis Nakayama" w:id="10" w:date="2026-03-21T13:06:55Z">
                  <w:r w:rsidDel="00000000" w:rsidR="00000000" w:rsidRPr="00000000">
                    <w:rPr>
                      <w:rtl w:val="0"/>
                      <w:rPrChange w:author="Luis Nakayama" w:id="11" w:date="2026-03-21T13:06:55Z">
                        <w:rPr/>
                      </w:rPrChange>
                    </w:rPr>
                    <w:delText xml:space="preserve">and </w:delText>
                  </w:r>
                </w:del>
              </w:ins>
            </w:sdtContent>
          </w:sdt>
          <w:ins w:author="Luis Nakayama" w:id="12" w:date="2026-03-21T13:00:15Z">
            <w:del w:author="Luis Nakayama" w:id="10" w:date="2026-03-21T13:06:55Z"/>
          </w:ins>
        </w:sdtContent>
      </w:sdt>
      <w:sdt>
        <w:sdtPr>
          <w:id w:val="-417855922"/>
          <w:tag w:val="goog_rdk_97"/>
        </w:sdtPr>
        <w:sdtContent>
          <w:del w:author="Luis Nakayama" w:id="10" w:date="2026-03-21T13:06:55Z"/>
          <w:sdt>
            <w:sdtPr>
              <w:id w:val="2034371481"/>
              <w:tag w:val="goog_rdk_98"/>
            </w:sdtPr>
            <w:sdtContent>
              <w:del w:author="Luis Nakayama" w:id="10" w:date="2026-03-21T13:06:55Z">
                <w:r w:rsidDel="00000000" w:rsidR="00000000" w:rsidRPr="00000000">
                  <w:rPr>
                    <w:rtl w:val="0"/>
                    <w:rPrChange w:author="Luis Nakayama" w:id="11" w:date="2026-03-21T13:06:55Z">
                      <w:rPr/>
                    </w:rPrChange>
                  </w:rPr>
                  <w:delText xml:space="preserve">resource constraints addressed.</w:delText>
                </w:r>
              </w:del>
            </w:sdtContent>
          </w:sdt>
          <w:del w:author="Luis Nakayama" w:id="10" w:date="2026-03-21T13:06:55Z"/>
        </w:sdtContent>
      </w:sdt>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3.5 Quality Assessment</w:t>
      </w:r>
    </w:p>
    <w:p w:rsidR="00000000" w:rsidDel="00000000" w:rsidP="00000000" w:rsidRDefault="00000000" w:rsidRPr="00000000" w14:paraId="00000027">
      <w:pPr>
        <w:spacing w:after="140" w:line="276" w:lineRule="auto"/>
        <w:jc w:val="both"/>
        <w:rPr/>
      </w:pPr>
      <w:r w:rsidDel="00000000" w:rsidR="00000000" w:rsidRPr="00000000">
        <w:rPr>
          <w:rtl w:val="0"/>
        </w:rPr>
        <w:t xml:space="preserve">Study quality was assessed with a nine-point CLAIM-adapted checklist</w:t>
      </w:r>
      <w:r w:rsidDel="00000000" w:rsidR="00000000" w:rsidRPr="00000000">
        <w:rPr>
          <w:sz w:val="16"/>
          <w:szCs w:val="16"/>
          <w:vertAlign w:val="superscript"/>
          <w:rtl w:val="0"/>
        </w:rPr>
        <w:t xml:space="preserve">13</w:t>
      </w:r>
      <w:r w:rsidDel="00000000" w:rsidR="00000000" w:rsidRPr="00000000">
        <w:rPr>
          <w:rtl w:val="0"/>
        </w:rPr>
        <w:t xml:space="preserve"> across Reporting Quality (0–3), Validation Quality (0–3), and Reproducibility (0–3). Mean total quality score: 4.08/9 (SD 1.29).</w:t>
      </w:r>
    </w:p>
    <w:p w:rsidR="00000000" w:rsidDel="00000000" w:rsidP="00000000" w:rsidRDefault="00000000" w:rsidRPr="00000000" w14:paraId="00000028">
      <w:pPr>
        <w:pStyle w:val="Heading2"/>
        <w:rPr/>
      </w:pPr>
      <w:r w:rsidDel="00000000" w:rsidR="00000000" w:rsidRPr="00000000">
        <w:rPr>
          <w:rtl w:val="0"/>
        </w:rPr>
        <w:t xml:space="preserve">3.6 Statistical Analysis</w:t>
      </w:r>
    </w:p>
    <w:p w:rsidR="00000000" w:rsidDel="00000000" w:rsidP="00000000" w:rsidRDefault="00000000" w:rsidRPr="00000000" w14:paraId="00000029">
      <w:pPr>
        <w:spacing w:after="140" w:line="276" w:lineRule="auto"/>
        <w:jc w:val="both"/>
        <w:rPr/>
      </w:pPr>
      <w:sdt>
        <w:sdtPr>
          <w:id w:val="864656607"/>
          <w:tag w:val="goog_rdk_100"/>
        </w:sdtPr>
        <w:sdtContent>
          <w:r w:rsidDel="00000000" w:rsidR="00000000" w:rsidRPr="00000000">
            <w:rPr>
              <w:rFonts w:ascii="Arial Unicode MS" w:cs="Arial Unicode MS" w:eastAsia="Arial Unicode MS" w:hAnsi="Arial Unicode MS"/>
              <w:rtl w:val="0"/>
            </w:rPr>
            <w:t xml:space="preserve">Continuous metrics reported as median and range. Proportions reported as counts with percentages. All analyses used Python ≥3.11 (pandas, numpy, matplotlib, seaborn). Code: </w:t>
          </w:r>
        </w:sdtContent>
      </w:sdt>
      <w:sdt>
        <w:sdtPr>
          <w:id w:val="886100467"/>
          <w:tag w:val="goog_rdk_99"/>
        </w:sdtPr>
        <w:sdtContent>
          <w:commentRangeStart w:id="2"/>
        </w:sdtContent>
      </w:sdt>
      <w:r w:rsidDel="00000000" w:rsidR="00000000" w:rsidRPr="00000000">
        <w:rPr>
          <w:rtl w:val="0"/>
        </w:rPr>
        <w:t xml:space="preserve">https://github.com/criticaldata/MRI-LMICs-survey.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4. Results</w:t>
      </w:r>
    </w:p>
    <w:p w:rsidR="00000000" w:rsidDel="00000000" w:rsidP="00000000" w:rsidRDefault="00000000" w:rsidRPr="00000000" w14:paraId="0000002C">
      <w:pPr>
        <w:pStyle w:val="Heading2"/>
        <w:rPr/>
      </w:pPr>
      <w:r w:rsidDel="00000000" w:rsidR="00000000" w:rsidRPr="00000000">
        <w:rPr>
          <w:rtl w:val="0"/>
        </w:rPr>
        <w:t xml:space="preserve">4.1 Study Characteristics and Publication Trends</w:t>
      </w:r>
    </w:p>
    <w:p w:rsidR="00000000" w:rsidDel="00000000" w:rsidP="00000000" w:rsidRDefault="00000000" w:rsidRPr="00000000" w14:paraId="0000002D">
      <w:pPr>
        <w:spacing w:after="140" w:line="276" w:lineRule="auto"/>
        <w:jc w:val="both"/>
        <w:rPr/>
      </w:pPr>
      <w:r w:rsidDel="00000000" w:rsidR="00000000" w:rsidRPr="00000000">
        <w:rPr>
          <w:rtl w:val="0"/>
        </w:rPr>
        <w:t xml:space="preserve">The 56 included studies were published between January 2020 and December 2025, peaking at 13 in 2023 (Table 1, Fig. 1B). Brain MRI was dominant (26/51 primary SR studies, 51.0%), followed by musculoskeletal (7, 13.7%), general (5, 9.8%), cardiac (4, 7.8%), and flow (3, 5.9%). Field strength was unspecified in 33.3% of studies. Public benchmark datasets were most common (35.3%), followed by mixed (27.5%) and clinical data (21.6%).</w:t>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b w:val="1"/>
          <w:bCs w:val="1"/>
          <w:sz w:val="18"/>
          <w:szCs w:val="18"/>
          <w:rtl w:val="0"/>
        </w:rPr>
        <w:t xml:space="preserve">Table 1. </w:t>
      </w:r>
      <w:r w:rsidDel="00000000" w:rsidR="00000000" w:rsidRPr="00000000">
        <w:rPr>
          <w:i w:val="1"/>
          <w:iCs w:val="1"/>
          <w:color w:val="333333"/>
          <w:sz w:val="18"/>
          <w:szCs w:val="18"/>
          <w:rtl w:val="0"/>
        </w:rPr>
        <w:t xml:space="preserve">Characteristics of 51 primary SR studies (2020–2025). Values are n (%) unless otherwise stated.</w:t>
      </w: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700"/>
        <w:gridCol w:w="1700"/>
        <w:tblGridChange w:id="0">
          <w:tblGrid>
            <w:gridCol w:w="4200"/>
            <w:gridCol w:w="1700"/>
            <w:gridCol w:w="17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30">
            <w:pPr>
              <w:rPr/>
            </w:pPr>
            <w:r w:rsidDel="00000000" w:rsidR="00000000" w:rsidRPr="00000000">
              <w:rPr>
                <w:b w:val="1"/>
                <w:bCs w:val="1"/>
                <w:sz w:val="18"/>
                <w:szCs w:val="18"/>
                <w:rtl w:val="0"/>
              </w:rPr>
              <w:t xml:space="preserve">Characteristic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31">
            <w:pPr>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32">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3">
            <w:pPr>
              <w:rPr/>
            </w:pPr>
            <w:r w:rsidDel="00000000" w:rsidR="00000000" w:rsidRPr="00000000">
              <w:rPr>
                <w:b w:val="1"/>
                <w:bCs w:val="1"/>
                <w:sz w:val="18"/>
                <w:szCs w:val="18"/>
                <w:rtl w:val="0"/>
              </w:rPr>
              <w:t xml:space="preserve">Total papers included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4">
            <w:pPr>
              <w:jc w:val="center"/>
              <w:rPr/>
            </w:pPr>
            <w:r w:rsidDel="00000000" w:rsidR="00000000" w:rsidRPr="00000000">
              <w:rPr>
                <w:sz w:val="18"/>
                <w:szCs w:val="18"/>
                <w:rtl w:val="0"/>
              </w:rPr>
              <w:t xml:space="preserve">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5">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6">
            <w:pPr>
              <w:rPr/>
            </w:pPr>
            <w:r w:rsidDel="00000000" w:rsidR="00000000" w:rsidRPr="00000000">
              <w:rPr>
                <w:sz w:val="18"/>
                <w:szCs w:val="18"/>
                <w:rtl w:val="0"/>
              </w:rPr>
              <w:t xml:space="preserve">Publication year range (2020–2025)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7">
            <w:pPr>
              <w:jc w:val="center"/>
              <w:rPr/>
            </w:pPr>
            <w:r w:rsidDel="00000000" w:rsidR="00000000" w:rsidRPr="00000000">
              <w:rPr>
                <w:sz w:val="18"/>
                <w:szCs w:val="18"/>
                <w:rtl w:val="0"/>
              </w:rPr>
              <w:t xml:space="preserve">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8">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9">
            <w:pPr>
              <w:rPr/>
            </w:pPr>
            <w:r w:rsidDel="00000000" w:rsidR="00000000" w:rsidRPr="00000000">
              <w:rPr>
                <w:sz w:val="18"/>
                <w:szCs w:val="18"/>
                <w:rtl w:val="0"/>
              </w:rPr>
              <w:t xml:space="preserve">  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A">
            <w:pPr>
              <w:jc w:val="center"/>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B">
            <w:pPr>
              <w:jc w:val="center"/>
              <w:rPr/>
            </w:pPr>
            <w:r w:rsidDel="00000000" w:rsidR="00000000" w:rsidRPr="00000000">
              <w:rPr>
                <w:sz w:val="18"/>
                <w:szCs w:val="18"/>
                <w:rtl w:val="0"/>
              </w:rPr>
              <w:t xml:space="preserve">11.8%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C">
            <w:pPr>
              <w:rPr/>
            </w:pPr>
            <w:r w:rsidDel="00000000" w:rsidR="00000000" w:rsidRPr="00000000">
              <w:rPr>
                <w:sz w:val="18"/>
                <w:szCs w:val="18"/>
                <w:rtl w:val="0"/>
              </w:rPr>
              <w:t xml:space="preserve">  2021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D">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E">
            <w:pPr>
              <w:jc w:val="center"/>
              <w:rPr/>
            </w:pPr>
            <w:r w:rsidDel="00000000" w:rsidR="00000000" w:rsidRPr="00000000">
              <w:rPr>
                <w:sz w:val="18"/>
                <w:szCs w:val="18"/>
                <w:rtl w:val="0"/>
              </w:rPr>
              <w:t xml:space="preserve">21.6%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3F">
            <w:pPr>
              <w:rPr/>
            </w:pPr>
            <w:r w:rsidDel="00000000" w:rsidR="00000000" w:rsidRPr="00000000">
              <w:rPr>
                <w:sz w:val="18"/>
                <w:szCs w:val="18"/>
                <w:rtl w:val="0"/>
              </w:rPr>
              <w:t xml:space="preserve">  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0">
            <w:pPr>
              <w:jc w:val="center"/>
              <w:rPr/>
            </w:pPr>
            <w:r w:rsidDel="00000000" w:rsidR="00000000" w:rsidRPr="00000000">
              <w:rPr>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1">
            <w:pPr>
              <w:jc w:val="center"/>
              <w:rPr/>
            </w:pPr>
            <w:r w:rsidDel="00000000" w:rsidR="00000000" w:rsidRPr="00000000">
              <w:rPr>
                <w:sz w:val="18"/>
                <w:szCs w:val="18"/>
                <w:rtl w:val="0"/>
              </w:rPr>
              <w:t xml:space="preserve">15.7%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2">
            <w:pPr>
              <w:rPr/>
            </w:pPr>
            <w:r w:rsidDel="00000000" w:rsidR="00000000" w:rsidRPr="00000000">
              <w:rPr>
                <w:sz w:val="18"/>
                <w:szCs w:val="18"/>
                <w:rtl w:val="0"/>
              </w:rPr>
              <w:t xml:space="preserve">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3">
            <w:pPr>
              <w:jc w:val="center"/>
              <w:rPr/>
            </w:pPr>
            <w:r w:rsidDel="00000000" w:rsidR="00000000" w:rsidRPr="00000000">
              <w:rPr>
                <w:sz w:val="18"/>
                <w:szCs w:val="18"/>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4">
            <w:pPr>
              <w:jc w:val="center"/>
              <w:rPr/>
            </w:pPr>
            <w:r w:rsidDel="00000000" w:rsidR="00000000" w:rsidRPr="00000000">
              <w:rPr>
                <w:sz w:val="18"/>
                <w:szCs w:val="18"/>
                <w:rtl w:val="0"/>
              </w:rPr>
              <w:t xml:space="preserve">25.5%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5">
            <w:pPr>
              <w:rPr/>
            </w:pPr>
            <w:r w:rsidDel="00000000" w:rsidR="00000000" w:rsidRPr="00000000">
              <w:rPr>
                <w:sz w:val="18"/>
                <w:szCs w:val="18"/>
                <w:rtl w:val="0"/>
              </w:rPr>
              <w:t xml:space="preserve">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6">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7">
            <w:pPr>
              <w:jc w:val="center"/>
              <w:rPr/>
            </w:pPr>
            <w:r w:rsidDel="00000000" w:rsidR="00000000" w:rsidRPr="00000000">
              <w:rPr>
                <w:sz w:val="18"/>
                <w:szCs w:val="18"/>
                <w:rtl w:val="0"/>
              </w:rPr>
              <w:t xml:space="preserve">21.6%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8">
            <w:pPr>
              <w:rPr/>
            </w:pPr>
            <w:r w:rsidDel="00000000" w:rsidR="00000000" w:rsidRPr="00000000">
              <w:rPr>
                <w:sz w:val="18"/>
                <w:szCs w:val="18"/>
                <w:rtl w:val="0"/>
              </w:rPr>
              <w:t xml:space="preserve">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9">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A">
            <w:pPr>
              <w:jc w:val="center"/>
              <w:rPr/>
            </w:pPr>
            <w:r w:rsidDel="00000000" w:rsidR="00000000" w:rsidRPr="00000000">
              <w:rPr>
                <w:sz w:val="18"/>
                <w:szCs w:val="18"/>
                <w:rtl w:val="0"/>
              </w:rPr>
              <w:t xml:space="preserve">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4B">
            <w:pPr>
              <w:rPr/>
            </w:pPr>
            <w:r w:rsidDel="00000000" w:rsidR="00000000" w:rsidRPr="00000000">
              <w:rPr>
                <w:b w:val="1"/>
                <w:bCs w:val="1"/>
                <w:sz w:val="18"/>
                <w:szCs w:val="18"/>
                <w:rtl w:val="0"/>
              </w:rPr>
              <w:t xml:space="preserve">MRI Application 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4C">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E">
            <w:pPr>
              <w:rPr/>
            </w:pPr>
            <w:r w:rsidDel="00000000" w:rsidR="00000000" w:rsidRPr="00000000">
              <w:rPr>
                <w:sz w:val="18"/>
                <w:szCs w:val="18"/>
                <w:rtl w:val="0"/>
              </w:rPr>
              <w:t xml:space="preserve">  Brain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4F">
            <w:pPr>
              <w:jc w:val="center"/>
              <w:rPr/>
            </w:pPr>
            <w:r w:rsidDel="00000000" w:rsidR="00000000" w:rsidRPr="00000000">
              <w:rPr>
                <w:sz w:val="18"/>
                <w:szCs w:val="18"/>
                <w:rtl w:val="0"/>
              </w:rPr>
              <w:t xml:space="preserve">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0">
            <w:pPr>
              <w:jc w:val="center"/>
              <w:rPr/>
            </w:pPr>
            <w:r w:rsidDel="00000000" w:rsidR="00000000" w:rsidRPr="00000000">
              <w:rPr>
                <w:sz w:val="18"/>
                <w:szCs w:val="18"/>
                <w:rtl w:val="0"/>
              </w:rPr>
              <w:t xml:space="preserve">51.0%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1">
            <w:pPr>
              <w:rPr/>
            </w:pPr>
            <w:r w:rsidDel="00000000" w:rsidR="00000000" w:rsidRPr="00000000">
              <w:rPr>
                <w:sz w:val="18"/>
                <w:szCs w:val="18"/>
                <w:rtl w:val="0"/>
              </w:rPr>
              <w:t xml:space="preserve">  Musculoskeletal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2">
            <w:pPr>
              <w:jc w:val="center"/>
              <w:rPr/>
            </w:pPr>
            <w:r w:rsidDel="00000000" w:rsidR="00000000" w:rsidRPr="00000000">
              <w:rPr>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3">
            <w:pPr>
              <w:jc w:val="center"/>
              <w:rPr/>
            </w:pPr>
            <w:r w:rsidDel="00000000" w:rsidR="00000000" w:rsidRPr="00000000">
              <w:rPr>
                <w:sz w:val="18"/>
                <w:szCs w:val="18"/>
                <w:rtl w:val="0"/>
              </w:rPr>
              <w:t xml:space="preserve">13.7%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4">
            <w:pPr>
              <w:rPr/>
            </w:pPr>
            <w:r w:rsidDel="00000000" w:rsidR="00000000" w:rsidRPr="00000000">
              <w:rPr>
                <w:sz w:val="18"/>
                <w:szCs w:val="18"/>
                <w:rtl w:val="0"/>
              </w:rPr>
              <w:t xml:space="preserve">  General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5">
            <w:pPr>
              <w:jc w:val="center"/>
              <w:rPr/>
            </w:pPr>
            <w:r w:rsidDel="00000000" w:rsidR="00000000" w:rsidRPr="00000000">
              <w:rPr>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6">
            <w:pPr>
              <w:jc w:val="center"/>
              <w:rPr/>
            </w:pPr>
            <w:r w:rsidDel="00000000" w:rsidR="00000000" w:rsidRPr="00000000">
              <w:rPr>
                <w:sz w:val="18"/>
                <w:szCs w:val="18"/>
                <w:rtl w:val="0"/>
              </w:rPr>
              <w:t xml:space="preserve">9.8%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7">
            <w:pPr>
              <w:rPr/>
            </w:pPr>
            <w:r w:rsidDel="00000000" w:rsidR="00000000" w:rsidRPr="00000000">
              <w:rPr>
                <w:sz w:val="18"/>
                <w:szCs w:val="18"/>
                <w:rtl w:val="0"/>
              </w:rPr>
              <w:t xml:space="preserve">  Cardiac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8">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9">
            <w:pPr>
              <w:jc w:val="center"/>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A">
            <w:pPr>
              <w:rPr/>
            </w:pPr>
            <w:r w:rsidDel="00000000" w:rsidR="00000000" w:rsidRPr="00000000">
              <w:rPr>
                <w:sz w:val="18"/>
                <w:szCs w:val="18"/>
                <w:rtl w:val="0"/>
              </w:rPr>
              <w:t xml:space="preserve">  Flow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B">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C">
            <w:pPr>
              <w:jc w:val="center"/>
              <w:rPr/>
            </w:pPr>
            <w:r w:rsidDel="00000000" w:rsidR="00000000" w:rsidRPr="00000000">
              <w:rPr>
                <w:sz w:val="18"/>
                <w:szCs w:val="18"/>
                <w:rtl w:val="0"/>
              </w:rPr>
              <w:t xml:space="preserve">5.9%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D">
            <w:pPr>
              <w:rPr/>
            </w:pPr>
            <w:r w:rsidDel="00000000" w:rsidR="00000000" w:rsidRPr="00000000">
              <w:rPr>
                <w:sz w:val="18"/>
                <w:szCs w:val="18"/>
                <w:rtl w:val="0"/>
              </w:rPr>
              <w:t xml:space="preserve">  Abdominal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E">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5F">
            <w:pPr>
              <w:jc w:val="center"/>
              <w:rPr/>
            </w:pPr>
            <w:r w:rsidDel="00000000" w:rsidR="00000000" w:rsidRPr="00000000">
              <w:rPr>
                <w:sz w:val="18"/>
                <w:szCs w:val="18"/>
                <w:rtl w:val="0"/>
              </w:rPr>
              <w:t xml:space="preserve">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0">
            <w:pPr>
              <w:rPr/>
            </w:pPr>
            <w:r w:rsidDel="00000000" w:rsidR="00000000" w:rsidRPr="00000000">
              <w:rPr>
                <w:sz w:val="18"/>
                <w:szCs w:val="18"/>
                <w:rtl w:val="0"/>
              </w:rPr>
              <w:t xml:space="preserve">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1">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2">
            <w:pPr>
              <w:jc w:val="center"/>
              <w:rPr/>
            </w:pPr>
            <w:r w:rsidDel="00000000" w:rsidR="00000000" w:rsidRPr="00000000">
              <w:rPr>
                <w:sz w:val="18"/>
                <w:szCs w:val="18"/>
                <w:rtl w:val="0"/>
              </w:rPr>
              <w:t xml:space="preserve">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3">
            <w:pPr>
              <w:rPr/>
            </w:pPr>
            <w:r w:rsidDel="00000000" w:rsidR="00000000" w:rsidRPr="00000000">
              <w:rPr>
                <w:sz w:val="18"/>
                <w:szCs w:val="18"/>
                <w:rtl w:val="0"/>
              </w:rPr>
              <w:t xml:space="preserve">  Prostate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4">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5">
            <w:pPr>
              <w:jc w:val="cente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6">
            <w:pPr>
              <w:rPr/>
            </w:pPr>
            <w:r w:rsidDel="00000000" w:rsidR="00000000" w:rsidRPr="00000000">
              <w:rPr>
                <w:sz w:val="18"/>
                <w:szCs w:val="18"/>
                <w:rtl w:val="0"/>
              </w:rPr>
              <w:t xml:space="preserve">  Paediatric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7">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8">
            <w:pPr>
              <w:jc w:val="cente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69">
            <w:pPr>
              <w:rPr/>
            </w:pPr>
            <w:r w:rsidDel="00000000" w:rsidR="00000000" w:rsidRPr="00000000">
              <w:rPr>
                <w:b w:val="1"/>
                <w:bCs w:val="1"/>
                <w:sz w:val="18"/>
                <w:szCs w:val="18"/>
                <w:rtl w:val="0"/>
              </w:rPr>
              <w:t xml:space="preserve">Field Strength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6A">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6B">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C">
            <w:pPr>
              <w:rPr/>
            </w:pPr>
            <w:r w:rsidDel="00000000" w:rsidR="00000000" w:rsidRPr="00000000">
              <w:rPr>
                <w:sz w:val="18"/>
                <w:szCs w:val="18"/>
                <w:rtl w:val="0"/>
              </w:rPr>
              <w:t xml:space="preserve">  Not specified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D">
            <w:pPr>
              <w:jc w:val="center"/>
              <w:rPr/>
            </w:pPr>
            <w:r w:rsidDel="00000000" w:rsidR="00000000" w:rsidRPr="00000000">
              <w:rPr>
                <w:sz w:val="18"/>
                <w:szCs w:val="18"/>
                <w:rtl w:val="0"/>
              </w:rPr>
              <w:t xml:space="preserve">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E">
            <w:pPr>
              <w:jc w:val="center"/>
              <w:rPr/>
            </w:pPr>
            <w:r w:rsidDel="00000000" w:rsidR="00000000" w:rsidRPr="00000000">
              <w:rPr>
                <w:sz w:val="18"/>
                <w:szCs w:val="18"/>
                <w:rtl w:val="0"/>
              </w:rPr>
              <w:t xml:space="preserve">33.3%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6F">
            <w:pPr>
              <w:rPr/>
            </w:pPr>
            <w:r w:rsidDel="00000000" w:rsidR="00000000" w:rsidRPr="00000000">
              <w:rPr>
                <w:sz w:val="18"/>
                <w:szCs w:val="18"/>
                <w:rtl w:val="0"/>
              </w:rPr>
              <w:t xml:space="preserve">  Standard-field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0">
            <w:pPr>
              <w:jc w:val="center"/>
              <w:rPr/>
            </w:pPr>
            <w:r w:rsidDel="00000000" w:rsidR="00000000" w:rsidRPr="00000000">
              <w:rPr>
                <w:sz w:val="18"/>
                <w:szCs w:val="18"/>
                <w:rtl w:val="0"/>
              </w:rPr>
              <w:t xml:space="preserve">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1">
            <w:pPr>
              <w:jc w:val="center"/>
              <w:rPr/>
            </w:pPr>
            <w:r w:rsidDel="00000000" w:rsidR="00000000" w:rsidRPr="00000000">
              <w:rPr>
                <w:sz w:val="18"/>
                <w:szCs w:val="18"/>
                <w:rtl w:val="0"/>
              </w:rPr>
              <w:t xml:space="preserve">33.3%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2">
            <w:pPr>
              <w:rPr/>
            </w:pPr>
            <w:r w:rsidDel="00000000" w:rsidR="00000000" w:rsidRPr="00000000">
              <w:rPr>
                <w:sz w:val="18"/>
                <w:szCs w:val="18"/>
                <w:rtl w:val="0"/>
              </w:rPr>
              <w:t xml:space="preserve">  Low-field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3">
            <w:pPr>
              <w:jc w:val="center"/>
              <w:rPr/>
            </w:pPr>
            <w:r w:rsidDel="00000000" w:rsidR="00000000" w:rsidRPr="00000000">
              <w:rPr>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4">
            <w:pPr>
              <w:jc w:val="center"/>
              <w:rPr/>
            </w:pPr>
            <w:r w:rsidDel="00000000" w:rsidR="00000000" w:rsidRPr="00000000">
              <w:rPr>
                <w:sz w:val="18"/>
                <w:szCs w:val="18"/>
                <w:rtl w:val="0"/>
              </w:rPr>
              <w:t xml:space="preserve">19.6%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5">
            <w:pPr>
              <w:rPr/>
            </w:pPr>
            <w:r w:rsidDel="00000000" w:rsidR="00000000" w:rsidRPr="00000000">
              <w:rPr>
                <w:sz w:val="18"/>
                <w:szCs w:val="18"/>
                <w:rtl w:val="0"/>
              </w:rPr>
              <w:t xml:space="preserve">  Mixed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6">
            <w:pPr>
              <w:jc w:val="center"/>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7">
            <w:pPr>
              <w:jc w:val="center"/>
              <w:rPr/>
            </w:pPr>
            <w:r w:rsidDel="00000000" w:rsidR="00000000" w:rsidRPr="00000000">
              <w:rPr>
                <w:sz w:val="18"/>
                <w:szCs w:val="18"/>
                <w:rtl w:val="0"/>
              </w:rPr>
              <w:t xml:space="preserve">11.8%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8">
            <w:pPr>
              <w:rPr/>
            </w:pPr>
            <w:r w:rsidDel="00000000" w:rsidR="00000000" w:rsidRPr="00000000">
              <w:rPr>
                <w:sz w:val="18"/>
                <w:szCs w:val="18"/>
                <w:rtl w:val="0"/>
              </w:rPr>
              <w:t xml:space="preserve">  High-field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9">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A">
            <w:pPr>
              <w:jc w:val="cente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7B">
            <w:pPr>
              <w:rPr/>
            </w:pPr>
            <w:sdt>
              <w:sdtPr>
                <w:id w:val="1466413179"/>
                <w:tag w:val="goog_rdk_101"/>
              </w:sdtPr>
              <w:sdtContent>
                <w:commentRangeStart w:id="3"/>
              </w:sdtContent>
            </w:sdt>
            <w:r w:rsidDel="00000000" w:rsidR="00000000" w:rsidRPr="00000000">
              <w:rPr>
                <w:b w:val="1"/>
                <w:bCs w:val="1"/>
                <w:sz w:val="18"/>
                <w:szCs w:val="18"/>
                <w:rtl w:val="0"/>
              </w:rPr>
              <w:t xml:space="preserve">AI 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7C">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E">
            <w:pPr>
              <w:rPr/>
            </w:pPr>
            <w:commentRangeEnd w:id="3"/>
            <w:r w:rsidDel="00000000" w:rsidR="00000000" w:rsidRPr="00000000">
              <w:commentReference w:id="3"/>
            </w:r>
            <w:sdt>
              <w:sdtPr>
                <w:id w:val="-81667507"/>
                <w:tag w:val="goog_rdk_102"/>
              </w:sdtPr>
              <w:sdtContent>
                <w:commentRangeStart w:id="4"/>
              </w:sdtContent>
            </w:sdt>
            <w:r w:rsidDel="00000000" w:rsidR="00000000" w:rsidRPr="00000000">
              <w:rPr>
                <w:sz w:val="18"/>
                <w:szCs w:val="18"/>
                <w:rtl w:val="0"/>
              </w:rPr>
              <w:t xml:space="preserve">  CNN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7F">
            <w:pPr>
              <w:jc w:val="center"/>
              <w:rPr/>
            </w:pPr>
            <w:r w:rsidDel="00000000" w:rsidR="00000000" w:rsidRPr="00000000">
              <w:rPr>
                <w:sz w:val="18"/>
                <w:szCs w:val="18"/>
                <w:rtl w:val="0"/>
              </w:rPr>
              <w:t xml:space="preserve">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0">
            <w:pPr>
              <w:jc w:val="center"/>
              <w:rPr/>
            </w:pPr>
            <w:r w:rsidDel="00000000" w:rsidR="00000000" w:rsidRPr="00000000">
              <w:rPr>
                <w:sz w:val="18"/>
                <w:szCs w:val="18"/>
                <w:rtl w:val="0"/>
              </w:rPr>
              <w:t xml:space="preserve">49.0%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1">
            <w:pPr>
              <w:rPr/>
            </w:pPr>
            <w:commentRangeEnd w:id="4"/>
            <w:r w:rsidDel="00000000" w:rsidR="00000000" w:rsidRPr="00000000">
              <w:commentReference w:id="4"/>
            </w:r>
            <w:sdt>
              <w:sdtPr>
                <w:id w:val="311061804"/>
                <w:tag w:val="goog_rdk_103"/>
              </w:sdtPr>
              <w:sdtContent>
                <w:commentRangeStart w:id="5"/>
              </w:sdtContent>
            </w:sdt>
            <w:r w:rsidDel="00000000" w:rsidR="00000000" w:rsidRPr="00000000">
              <w:rPr>
                <w:sz w:val="18"/>
                <w:szCs w:val="18"/>
                <w:rtl w:val="0"/>
              </w:rPr>
              <w:t xml:space="preserve">  U-Net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2">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3">
            <w:pPr>
              <w:jc w:val="center"/>
              <w:rPr/>
            </w:pPr>
            <w:r w:rsidDel="00000000" w:rsidR="00000000" w:rsidRPr="00000000">
              <w:rPr>
                <w:sz w:val="18"/>
                <w:szCs w:val="18"/>
                <w:rtl w:val="0"/>
              </w:rPr>
              <w:t xml:space="preserve">21.6%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4">
            <w:pPr>
              <w:rPr/>
            </w:pPr>
            <w:commentRangeEnd w:id="5"/>
            <w:r w:rsidDel="00000000" w:rsidR="00000000" w:rsidRPr="00000000">
              <w:commentReference w:id="5"/>
            </w:r>
            <w:sdt>
              <w:sdtPr>
                <w:id w:val="1304143668"/>
                <w:tag w:val="goog_rdk_104"/>
              </w:sdtPr>
              <w:sdtContent>
                <w:commentRangeStart w:id="6"/>
              </w:sdtContent>
            </w:sdt>
            <w:r w:rsidDel="00000000" w:rsidR="00000000" w:rsidRPr="00000000">
              <w:rPr>
                <w:sz w:val="18"/>
                <w:szCs w:val="18"/>
                <w:rtl w:val="0"/>
              </w:rPr>
              <w:t xml:space="preserve">  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5">
            <w:pPr>
              <w:jc w:val="center"/>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6">
            <w:pPr>
              <w:jc w:val="center"/>
              <w:rPr/>
            </w:pPr>
            <w:r w:rsidDel="00000000" w:rsidR="00000000" w:rsidRPr="00000000">
              <w:rPr>
                <w:sz w:val="18"/>
                <w:szCs w:val="18"/>
                <w:rtl w:val="0"/>
              </w:rPr>
              <w:t xml:space="preserve">11.8%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7">
            <w:pPr>
              <w:rPr/>
            </w:pPr>
            <w:commentRangeEnd w:id="6"/>
            <w:r w:rsidDel="00000000" w:rsidR="00000000" w:rsidRPr="00000000">
              <w:commentReference w:id="6"/>
            </w:r>
            <w:sdt>
              <w:sdtPr>
                <w:id w:val="994603662"/>
                <w:tag w:val="goog_rdk_105"/>
              </w:sdtPr>
              <w:sdtContent>
                <w:commentRangeStart w:id="7"/>
              </w:sdtContent>
            </w:sdt>
            <w:r w:rsidDel="00000000" w:rsidR="00000000" w:rsidRPr="00000000">
              <w:rPr>
                <w:sz w:val="18"/>
                <w:szCs w:val="18"/>
                <w:rtl w:val="0"/>
              </w:rPr>
              <w:t xml:space="preserve">  GAN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8">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9">
            <w:pPr>
              <w:jc w:val="center"/>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A">
            <w:pPr>
              <w:rPr/>
            </w:pPr>
            <w:commentRangeEnd w:id="7"/>
            <w:r w:rsidDel="00000000" w:rsidR="00000000" w:rsidRPr="00000000">
              <w:commentReference w:id="7"/>
            </w:r>
            <w:sdt>
              <w:sdtPr>
                <w:id w:val="-2037946795"/>
                <w:tag w:val="goog_rdk_106"/>
              </w:sdtPr>
              <w:sdtContent>
                <w:commentRangeStart w:id="8"/>
              </w:sdtContent>
            </w:sdt>
            <w:r w:rsidDel="00000000" w:rsidR="00000000" w:rsidRPr="00000000">
              <w:rPr>
                <w:sz w:val="18"/>
                <w:szCs w:val="18"/>
                <w:rtl w:val="0"/>
              </w:rPr>
              <w:t xml:space="preserve">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B">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C">
            <w:pPr>
              <w:jc w:val="center"/>
              <w:rPr/>
            </w:pPr>
            <w:r w:rsidDel="00000000" w:rsidR="00000000" w:rsidRPr="00000000">
              <w:rPr>
                <w:sz w:val="18"/>
                <w:szCs w:val="18"/>
                <w:rtl w:val="0"/>
              </w:rPr>
              <w:t xml:space="preserve">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D">
            <w:pPr>
              <w:rPr/>
            </w:pPr>
            <w:commentRangeEnd w:id="8"/>
            <w:r w:rsidDel="00000000" w:rsidR="00000000" w:rsidRPr="00000000">
              <w:commentReference w:id="8"/>
            </w:r>
            <w:sdt>
              <w:sdtPr>
                <w:id w:val="-1912648973"/>
                <w:tag w:val="goog_rdk_107"/>
              </w:sdtPr>
              <w:sdtContent>
                <w:commentRangeStart w:id="9"/>
              </w:sdtContent>
            </w:sdt>
            <w:r w:rsidDel="00000000" w:rsidR="00000000" w:rsidRPr="00000000">
              <w:rPr>
                <w:sz w:val="18"/>
                <w:szCs w:val="18"/>
                <w:rtl w:val="0"/>
              </w:rPr>
              <w:t xml:space="preserve">  Diffusion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E">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8F">
            <w:pPr>
              <w:jc w:val="cente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0">
            <w:pPr>
              <w:rPr/>
            </w:pPr>
            <w:commentRangeEnd w:id="9"/>
            <w:r w:rsidDel="00000000" w:rsidR="00000000" w:rsidRPr="00000000">
              <w:commentReference w:id="9"/>
            </w:r>
            <w:sdt>
              <w:sdtPr>
                <w:id w:val="1689583653"/>
                <w:tag w:val="goog_rdk_108"/>
              </w:sdtPr>
              <w:sdtContent>
                <w:commentRangeStart w:id="10"/>
              </w:sdtContent>
            </w:sdt>
            <w:r w:rsidDel="00000000" w:rsidR="00000000" w:rsidRPr="00000000">
              <w:rPr>
                <w:sz w:val="18"/>
                <w:szCs w:val="18"/>
                <w:rtl w:val="0"/>
              </w:rPr>
              <w:t xml:space="preserve">  Non-AI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1">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2">
            <w:pPr>
              <w:jc w:val="cente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3">
            <w:pPr>
              <w:rPr/>
            </w:pPr>
            <w:commentRangeEnd w:id="10"/>
            <w:r w:rsidDel="00000000" w:rsidR="00000000" w:rsidRPr="00000000">
              <w:commentReference w:id="10"/>
            </w:r>
            <w:sdt>
              <w:sdtPr>
                <w:id w:val="276474737"/>
                <w:tag w:val="goog_rdk_109"/>
              </w:sdtPr>
              <w:sdtContent>
                <w:commentRangeStart w:id="11"/>
              </w:sdtContent>
            </w:sdt>
            <w:r w:rsidDel="00000000" w:rsidR="00000000" w:rsidRPr="00000000">
              <w:rPr>
                <w:sz w:val="18"/>
                <w:szCs w:val="18"/>
                <w:rtl w:val="0"/>
              </w:rPr>
              <w:t xml:space="preserve">  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4">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5">
            <w:pPr>
              <w:jc w:val="cente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96">
            <w:pPr>
              <w:rPr/>
            </w:pPr>
            <w:commentRangeEnd w:id="11"/>
            <w:r w:rsidDel="00000000" w:rsidR="00000000" w:rsidRPr="00000000">
              <w:commentReference w:id="11"/>
            </w:r>
            <w:r w:rsidDel="00000000" w:rsidR="00000000" w:rsidRPr="00000000">
              <w:rPr>
                <w:b w:val="1"/>
                <w:bCs w:val="1"/>
                <w:sz w:val="18"/>
                <w:szCs w:val="18"/>
                <w:rtl w:val="0"/>
              </w:rPr>
              <w:t xml:space="preserve">Dataset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97">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9">
            <w:pPr>
              <w:rPr/>
            </w:pPr>
            <w:r w:rsidDel="00000000" w:rsidR="00000000" w:rsidRPr="00000000">
              <w:rPr>
                <w:sz w:val="18"/>
                <w:szCs w:val="18"/>
                <w:rtl w:val="0"/>
              </w:rPr>
              <w:t xml:space="preserve">  Public 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A">
            <w:pPr>
              <w:jc w:val="center"/>
              <w:rPr/>
            </w:pPr>
            <w:r w:rsidDel="00000000" w:rsidR="00000000" w:rsidRPr="00000000">
              <w:rPr>
                <w:sz w:val="18"/>
                <w:szCs w:val="18"/>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B">
            <w:pPr>
              <w:jc w:val="center"/>
              <w:rPr/>
            </w:pPr>
            <w:r w:rsidDel="00000000" w:rsidR="00000000" w:rsidRPr="00000000">
              <w:rPr>
                <w:sz w:val="18"/>
                <w:szCs w:val="18"/>
                <w:rtl w:val="0"/>
              </w:rPr>
              <w:t xml:space="preserve">35.3%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C">
            <w:pPr>
              <w:rPr/>
            </w:pPr>
            <w:r w:rsidDel="00000000" w:rsidR="00000000" w:rsidRPr="00000000">
              <w:rPr>
                <w:sz w:val="18"/>
                <w:szCs w:val="18"/>
                <w:rtl w:val="0"/>
              </w:rPr>
              <w:t xml:space="preserve">  Mixed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D">
            <w:pPr>
              <w:jc w:val="center"/>
              <w:rPr/>
            </w:pPr>
            <w:r w:rsidDel="00000000" w:rsidR="00000000" w:rsidRPr="00000000">
              <w:rPr>
                <w:sz w:val="18"/>
                <w:szCs w:val="18"/>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E">
            <w:pPr>
              <w:jc w:val="center"/>
              <w:rPr/>
            </w:pPr>
            <w:r w:rsidDel="00000000" w:rsidR="00000000" w:rsidRPr="00000000">
              <w:rPr>
                <w:sz w:val="18"/>
                <w:szCs w:val="18"/>
                <w:rtl w:val="0"/>
              </w:rPr>
              <w:t xml:space="preserve">27.5%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9F">
            <w:pPr>
              <w:rPr/>
            </w:pPr>
            <w:r w:rsidDel="00000000" w:rsidR="00000000" w:rsidRPr="00000000">
              <w:rPr>
                <w:sz w:val="18"/>
                <w:szCs w:val="18"/>
                <w:rtl w:val="0"/>
              </w:rPr>
              <w:t xml:space="preserve">  Clinical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0">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1">
            <w:pPr>
              <w:jc w:val="center"/>
              <w:rPr/>
            </w:pPr>
            <w:r w:rsidDel="00000000" w:rsidR="00000000" w:rsidRPr="00000000">
              <w:rPr>
                <w:sz w:val="18"/>
                <w:szCs w:val="18"/>
                <w:rtl w:val="0"/>
              </w:rPr>
              <w:t xml:space="preserve">21.6%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2">
            <w:pPr>
              <w:rPr/>
            </w:pPr>
            <w:r w:rsidDel="00000000" w:rsidR="00000000" w:rsidRPr="00000000">
              <w:rPr>
                <w:sz w:val="18"/>
                <w:szCs w:val="18"/>
                <w:rtl w:val="0"/>
              </w:rPr>
              <w:t xml:space="preserve">  Synthetic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3">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4">
            <w:pPr>
              <w:jc w:val="center"/>
              <w:rPr/>
            </w:pPr>
            <w:r w:rsidDel="00000000" w:rsidR="00000000" w:rsidRPr="00000000">
              <w:rPr>
                <w:sz w:val="18"/>
                <w:szCs w:val="18"/>
                <w:rtl w:val="0"/>
              </w:rPr>
              <w:t xml:space="preserve">7.8%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5">
            <w:pPr>
              <w:rPr/>
            </w:pPr>
            <w:r w:rsidDel="00000000" w:rsidR="00000000" w:rsidRPr="00000000">
              <w:rPr>
                <w:sz w:val="18"/>
                <w:szCs w:val="18"/>
                <w:rtl w:val="0"/>
              </w:rPr>
              <w:t xml:space="preserve">  Other/Not reported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6">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7">
            <w:pPr>
              <w:jc w:val="center"/>
              <w:rPr/>
            </w:pPr>
            <w:r w:rsidDel="00000000" w:rsidR="00000000" w:rsidRPr="00000000">
              <w:rPr>
                <w:sz w:val="18"/>
                <w:szCs w:val="18"/>
                <w:rtl w:val="0"/>
              </w:rPr>
              <w:t xml:space="preserve">5.9%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A8">
            <w:pPr>
              <w:rPr/>
            </w:pPr>
            <w:r w:rsidDel="00000000" w:rsidR="00000000" w:rsidRPr="00000000">
              <w:rPr>
                <w:b w:val="1"/>
                <w:bCs w:val="1"/>
                <w:sz w:val="18"/>
                <w:szCs w:val="18"/>
                <w:rtl w:val="0"/>
              </w:rPr>
              <w:t xml:space="preserve">Key Translational Indicators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A9">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B">
            <w:pPr>
              <w:rPr/>
            </w:pPr>
            <w:r w:rsidDel="00000000" w:rsidR="00000000" w:rsidRPr="00000000">
              <w:rPr>
                <w:sz w:val="18"/>
                <w:szCs w:val="18"/>
                <w:rtl w:val="0"/>
              </w:rPr>
              <w:t xml:space="preserve">  Clinical validation reported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C">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D">
            <w:pPr>
              <w:jc w:val="center"/>
              <w:rPr/>
            </w:pPr>
            <w:r w:rsidDel="00000000" w:rsidR="00000000" w:rsidRPr="00000000">
              <w:rPr>
                <w:sz w:val="18"/>
                <w:szCs w:val="18"/>
                <w:rtl w:val="0"/>
              </w:rPr>
              <w:t xml:space="preserve">39.2%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E">
            <w:pPr>
              <w:rPr/>
            </w:pPr>
            <w:r w:rsidDel="00000000" w:rsidR="00000000" w:rsidRPr="00000000">
              <w:rPr>
                <w:sz w:val="18"/>
                <w:szCs w:val="18"/>
                <w:rtl w:val="0"/>
              </w:rPr>
              <w:t xml:space="preserve">  Code publicly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AF">
            <w:pPr>
              <w:jc w:val="center"/>
              <w:rPr/>
            </w:pPr>
            <w:r w:rsidDel="00000000" w:rsidR="00000000" w:rsidRPr="00000000">
              <w:rPr>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0">
            <w:pPr>
              <w:jc w:val="center"/>
              <w:rPr/>
            </w:pPr>
            <w:r w:rsidDel="00000000" w:rsidR="00000000" w:rsidRPr="00000000">
              <w:rPr>
                <w:sz w:val="18"/>
                <w:szCs w:val="18"/>
                <w:rtl w:val="0"/>
              </w:rPr>
              <w:t xml:space="preserve">13.7%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1">
            <w:pPr>
              <w:rPr/>
            </w:pPr>
            <w:r w:rsidDel="00000000" w:rsidR="00000000" w:rsidRPr="00000000">
              <w:rPr>
                <w:sz w:val="18"/>
                <w:szCs w:val="18"/>
                <w:rtl w:val="0"/>
              </w:rPr>
              <w:t xml:space="preserve">  Low-field MRI mentioned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2">
            <w:pPr>
              <w:jc w:val="center"/>
              <w:rPr/>
            </w:pPr>
            <w:r w:rsidDel="00000000" w:rsidR="00000000" w:rsidRPr="00000000">
              <w:rPr>
                <w:sz w:val="18"/>
                <w:szCs w:val="18"/>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3">
            <w:pPr>
              <w:jc w:val="center"/>
              <w:rPr/>
            </w:pPr>
            <w:r w:rsidDel="00000000" w:rsidR="00000000" w:rsidRPr="00000000">
              <w:rPr>
                <w:sz w:val="18"/>
                <w:szCs w:val="18"/>
                <w:rtl w:val="0"/>
              </w:rPr>
              <w:t xml:space="preserve">29.4%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4">
            <w:pPr>
              <w:rPr/>
            </w:pPr>
            <w:r w:rsidDel="00000000" w:rsidR="00000000" w:rsidRPr="00000000">
              <w:rPr>
                <w:sz w:val="18"/>
                <w:szCs w:val="18"/>
                <w:rtl w:val="0"/>
              </w:rPr>
              <w:t xml:space="preserve">  Resource constraints addressed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5">
            <w:pPr>
              <w:jc w:val="center"/>
              <w:rPr/>
            </w:pPr>
            <w:r w:rsidDel="00000000" w:rsidR="00000000" w:rsidRPr="00000000">
              <w:rPr>
                <w:sz w:val="18"/>
                <w:szCs w:val="18"/>
                <w:rtl w:val="0"/>
              </w:rPr>
              <w:t xml:space="preserve">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B6">
            <w:pPr>
              <w:jc w:val="center"/>
              <w:rPr/>
            </w:pPr>
            <w:r w:rsidDel="00000000" w:rsidR="00000000" w:rsidRPr="00000000">
              <w:rPr>
                <w:sz w:val="18"/>
                <w:szCs w:val="18"/>
                <w:rtl w:val="0"/>
              </w:rPr>
              <w:t xml:space="preserve">70.6%</w:t>
            </w:r>
            <w:r w:rsidDel="00000000" w:rsidR="00000000" w:rsidRPr="00000000">
              <w:rPr>
                <w:rtl w:val="0"/>
              </w:rPr>
            </w:r>
          </w:p>
        </w:tc>
      </w:tr>
    </w:tbl>
    <w:p w:rsidR="00000000" w:rsidDel="00000000" w:rsidP="00000000" w:rsidRDefault="00000000" w:rsidRPr="00000000" w14:paraId="000000B7">
      <w:pPr>
        <w:spacing w:after="20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4.2 AI Architecture Landscape</w:t>
      </w:r>
    </w:p>
    <w:p w:rsidR="00000000" w:rsidDel="00000000" w:rsidP="00000000" w:rsidRDefault="00000000" w:rsidRPr="00000000" w14:paraId="000000B9">
      <w:pPr>
        <w:spacing w:after="140" w:line="276" w:lineRule="auto"/>
        <w:jc w:val="both"/>
        <w:rPr/>
      </w:pPr>
      <w:r w:rsidDel="00000000" w:rsidR="00000000" w:rsidRPr="00000000">
        <w:rPr>
          <w:rtl w:val="0"/>
        </w:rPr>
        <w:t xml:space="preserve">CNNs dominated (25/51, 49.0%), followed by U-Net variants (11, 21.6%), hybrid approaches (6, 11.8%), and GANs (4, 7.8%). Transformer-based and diffusion model architectures each appeared in only one study (2.0%), confirming these newer paradigms have not yet substantially penetrated MRI SR (Fig. 2A). CNNs demonstrated the broadest coverage across all nine anatomical domains. U-Net variants concentrated in brain and musculoskeletal imaging (Fig. 2B).</w:t>
      </w:r>
    </w:p>
    <w:p w:rsidR="00000000" w:rsidDel="00000000" w:rsidP="00000000" w:rsidRDefault="00000000" w:rsidRPr="00000000" w14:paraId="000000BA">
      <w:pPr>
        <w:spacing w:before="100" w:lineRule="auto"/>
        <w:jc w:val="center"/>
        <w:rPr/>
      </w:pPr>
      <w:r w:rsidDel="00000000" w:rsidR="00000000" w:rsidRPr="00000000">
        <w:rPr/>
        <w:drawing>
          <wp:inline distB="0" distT="0" distL="0" distR="0">
            <wp:extent cx="5857875" cy="3267075"/>
            <wp:effectExtent b="0" l="0" r="0" t="0"/>
            <wp:docPr descr="/home/claude/image2.png" id="9" name="image5.png"/>
            <a:graphic>
              <a:graphicData uri="http://schemas.openxmlformats.org/drawingml/2006/picture">
                <pic:pic>
                  <pic:nvPicPr>
                    <pic:cNvPr descr="/home/claude/image2.png" id="0" name="image5.png"/>
                    <pic:cNvPicPr preferRelativeResize="0"/>
                  </pic:nvPicPr>
                  <pic:blipFill>
                    <a:blip r:embed="rId9"/>
                    <a:srcRect b="0" l="0" r="0" t="0"/>
                    <a:stretch>
                      <a:fillRect/>
                    </a:stretch>
                  </pic:blipFill>
                  <pic:spPr>
                    <a:xfrm>
                      <a:off x="0" y="0"/>
                      <a:ext cx="58578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80" w:before="80" w:lineRule="auto"/>
        <w:rPr/>
      </w:pPr>
      <w:r w:rsidDel="00000000" w:rsidR="00000000" w:rsidRPr="00000000">
        <w:rPr>
          <w:b w:val="1"/>
          <w:bCs w:val="1"/>
          <w:sz w:val="18"/>
          <w:szCs w:val="18"/>
          <w:rtl w:val="0"/>
        </w:rPr>
        <w:t xml:space="preserve">Figure 2.</w:t>
      </w:r>
      <w:r w:rsidDel="00000000" w:rsidR="00000000" w:rsidRPr="00000000">
        <w:rPr>
          <w:i w:val="1"/>
          <w:iCs w:val="1"/>
          <w:color w:val="333333"/>
          <w:sz w:val="18"/>
          <w:szCs w:val="18"/>
          <w:rtl w:val="0"/>
        </w:rPr>
        <w:t xml:space="preserve"> AI architecture landscape. Panel A: Distribution across 51 studies (CNN 49%, U-Net 22%, Hybrid 12%). Panel B: Architecture×application heatmap showing CNN breadth across all domains.</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4.3 Performance Metrics and Benchmarking Practices</w:t>
      </w:r>
    </w:p>
    <w:p w:rsidR="00000000" w:rsidDel="00000000" w:rsidP="00000000" w:rsidRDefault="00000000" w:rsidRPr="00000000" w14:paraId="000000BD">
      <w:pPr>
        <w:spacing w:after="140" w:line="276" w:lineRule="auto"/>
        <w:jc w:val="both"/>
        <w:rPr/>
      </w:pPr>
      <w:r w:rsidDel="00000000" w:rsidR="00000000" w:rsidRPr="00000000">
        <w:rPr>
          <w:rtl w:val="0"/>
        </w:rPr>
        <w:t xml:space="preserve">Only 39.2% of studies reported PSNR</w:t>
      </w:r>
      <w:sdt>
        <w:sdtPr>
          <w:id w:val="1317568735"/>
          <w:tag w:val="goog_rdk_110"/>
        </w:sdtPr>
        <w:sdtContent>
          <w:ins w:author="Luis Nakayama" w:id="13" w:date="2026-03-21T12:02:30Z">
            <w:r w:rsidDel="00000000" w:rsidR="00000000" w:rsidRPr="00000000">
              <w:rPr>
                <w:rtl w:val="0"/>
              </w:rPr>
              <w:t xml:space="preserve">,</w:t>
            </w:r>
          </w:ins>
        </w:sdtContent>
      </w:sdt>
      <w:r w:rsidDel="00000000" w:rsidR="00000000" w:rsidRPr="00000000">
        <w:rPr>
          <w:rtl w:val="0"/>
        </w:rPr>
        <w:t xml:space="preserve"> and 37.3% reported SSIM. Among those reporting, median PSNR was 34.2 dB (range: 21.2–56.6 dB)</w:t>
      </w:r>
      <w:sdt>
        <w:sdtPr>
          <w:id w:val="-1825735088"/>
          <w:tag w:val="goog_rdk_111"/>
        </w:sdtPr>
        <w:sdtContent>
          <w:ins w:author="Luis Nakayama" w:id="14" w:date="2026-03-21T12:02:34Z">
            <w:r w:rsidDel="00000000" w:rsidR="00000000" w:rsidRPr="00000000">
              <w:rPr>
                <w:rtl w:val="0"/>
              </w:rPr>
              <w:t xml:space="preserve">,</w:t>
            </w:r>
          </w:ins>
        </w:sdtContent>
      </w:sdt>
      <w:r w:rsidDel="00000000" w:rsidR="00000000" w:rsidRPr="00000000">
        <w:rPr>
          <w:rtl w:val="0"/>
        </w:rPr>
        <w:t xml:space="preserve"> and median SSIM was 0.913 (range: 0.590–0.997). GANs achieved the highest median PSNR (36.1 dB); CNNs showed the most consistent SSIM (0.952). Clinical validation was reported in only 20 studies (39.2%), predominantly via retrospective reader assessments (Table 2).</w:t>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b w:val="1"/>
          <w:bCs w:val="1"/>
          <w:sz w:val="18"/>
          <w:szCs w:val="18"/>
          <w:rtl w:val="0"/>
        </w:rPr>
        <w:t xml:space="preserve">Table 2. </w:t>
      </w:r>
      <w:r w:rsidDel="00000000" w:rsidR="00000000" w:rsidRPr="00000000">
        <w:rPr>
          <w:i w:val="1"/>
          <w:iCs w:val="1"/>
          <w:color w:val="333333"/>
          <w:sz w:val="18"/>
          <w:szCs w:val="18"/>
          <w:rtl w:val="0"/>
        </w:rPr>
        <w:t xml:space="preserve">Performance metrics and LMIC applicability by AI architecture. PSNR and SSIM as median (range). N/R = not reported.</w:t>
      </w:r>
      <w:r w:rsidDel="00000000" w:rsidR="00000000" w:rsidRPr="00000000">
        <w:rPr>
          <w:rtl w:val="0"/>
        </w:rPr>
      </w:r>
    </w:p>
    <w:tbl>
      <w:tblPr>
        <w:tblStyle w:val="Table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0"/>
        <w:gridCol w:w="1500"/>
        <w:gridCol w:w="700"/>
        <w:gridCol w:w="1500"/>
        <w:gridCol w:w="700"/>
        <w:gridCol w:w="1000"/>
        <w:gridCol w:w="1000"/>
        <w:tblGridChange w:id="0">
          <w:tblGrid>
            <w:gridCol w:w="1500"/>
            <w:gridCol w:w="800"/>
            <w:gridCol w:w="1500"/>
            <w:gridCol w:w="700"/>
            <w:gridCol w:w="1500"/>
            <w:gridCol w:w="700"/>
            <w:gridCol w:w="1000"/>
            <w:gridCol w:w="1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0">
            <w:pPr>
              <w:rPr/>
            </w:pPr>
            <w:r w:rsidDel="00000000" w:rsidR="00000000" w:rsidRPr="00000000">
              <w:rPr>
                <w:b w:val="1"/>
                <w:bCs w:val="1"/>
                <w:sz w:val="18"/>
                <w:szCs w:val="18"/>
                <w:rtl w:val="0"/>
              </w:rPr>
              <w:t xml:space="preserve">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1">
            <w:pPr>
              <w:jc w:val="center"/>
              <w:rPr/>
            </w:pPr>
            <w:r w:rsidDel="00000000" w:rsidR="00000000" w:rsidRPr="00000000">
              <w:rPr>
                <w:b w:val="1"/>
                <w:bCs w:val="1"/>
                <w:sz w:val="18"/>
                <w:szCs w:val="18"/>
                <w:rtl w:val="0"/>
              </w:rPr>
              <w:t xml:space="preserve">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2">
            <w:pPr>
              <w:jc w:val="center"/>
              <w:rPr/>
            </w:pPr>
            <w:r w:rsidDel="00000000" w:rsidR="00000000" w:rsidRPr="00000000">
              <w:rPr>
                <w:b w:val="1"/>
                <w:bCs w:val="1"/>
                <w:sz w:val="18"/>
                <w:szCs w:val="18"/>
                <w:rtl w:val="0"/>
              </w:rPr>
              <w:t xml:space="preserve">PSNR dB, median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3">
            <w:pPr>
              <w:jc w:val="center"/>
              <w:rPr/>
            </w:pPr>
            <w:r w:rsidDel="00000000" w:rsidR="00000000" w:rsidRPr="00000000">
              <w:rPr>
                <w:b w:val="1"/>
                <w:bCs w:val="1"/>
                <w:sz w:val="18"/>
                <w:szCs w:val="18"/>
                <w:rtl w:val="0"/>
              </w:rPr>
              <w:t xml:space="preserve">PSNR 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4">
            <w:pPr>
              <w:jc w:val="center"/>
              <w:rPr/>
            </w:pPr>
            <w:r w:rsidDel="00000000" w:rsidR="00000000" w:rsidRPr="00000000">
              <w:rPr>
                <w:b w:val="1"/>
                <w:bCs w:val="1"/>
                <w:sz w:val="18"/>
                <w:szCs w:val="18"/>
                <w:rtl w:val="0"/>
              </w:rPr>
              <w:t xml:space="preserve">SSIM, median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5">
            <w:pPr>
              <w:jc w:val="center"/>
              <w:rPr/>
            </w:pPr>
            <w:r w:rsidDel="00000000" w:rsidR="00000000" w:rsidRPr="00000000">
              <w:rPr>
                <w:b w:val="1"/>
                <w:bCs w:val="1"/>
                <w:sz w:val="18"/>
                <w:szCs w:val="18"/>
                <w:rtl w:val="0"/>
              </w:rPr>
              <w:t xml:space="preserve">SSIM 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6">
            <w:pPr>
              <w:jc w:val="center"/>
              <w:rPr/>
            </w:pPr>
            <w:r w:rsidDel="00000000" w:rsidR="00000000" w:rsidRPr="00000000">
              <w:rPr>
                <w:b w:val="1"/>
                <w:bCs w:val="1"/>
                <w:sz w:val="18"/>
                <w:szCs w:val="18"/>
                <w:rtl w:val="0"/>
              </w:rPr>
              <w:t xml:space="preserve">LMIC Score median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0C7">
            <w:pPr>
              <w:jc w:val="center"/>
              <w:rPr/>
            </w:pPr>
            <w:sdt>
              <w:sdtPr>
                <w:id w:val="128445035"/>
                <w:tag w:val="goog_rdk_112"/>
              </w:sdtPr>
              <w:sdtContent>
                <w:r w:rsidDel="00000000" w:rsidR="00000000" w:rsidRPr="00000000">
                  <w:rPr>
                    <w:rFonts w:ascii="Arial Unicode MS" w:cs="Arial Unicode MS" w:eastAsia="Arial Unicode MS" w:hAnsi="Arial Unicode MS"/>
                    <w:b w:val="1"/>
                    <w:bCs w:val="1"/>
                    <w:sz w:val="18"/>
                    <w:szCs w:val="18"/>
                    <w:rtl w:val="0"/>
                  </w:rPr>
                  <w:t xml:space="preserve">LMIC ≥4, n (%)</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8">
            <w:pPr>
              <w:rPr/>
            </w:pPr>
            <w:r w:rsidDel="00000000" w:rsidR="00000000" w:rsidRPr="00000000">
              <w:rPr>
                <w:sz w:val="18"/>
                <w:szCs w:val="18"/>
                <w:rtl w:val="0"/>
              </w:rPr>
              <w:t xml:space="preserve">CNN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9">
            <w:pPr>
              <w:jc w:val="center"/>
              <w:rPr/>
            </w:pPr>
            <w:r w:rsidDel="00000000" w:rsidR="00000000" w:rsidRPr="00000000">
              <w:rPr>
                <w:sz w:val="18"/>
                <w:szCs w:val="18"/>
                <w:rtl w:val="0"/>
              </w:rPr>
              <w:t xml:space="preserve">25 (49%)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A">
            <w:pPr>
              <w:jc w:val="center"/>
              <w:rPr/>
            </w:pPr>
            <w:r w:rsidDel="00000000" w:rsidR="00000000" w:rsidRPr="00000000">
              <w:rPr>
                <w:sz w:val="18"/>
                <w:szCs w:val="18"/>
                <w:rtl w:val="0"/>
              </w:rPr>
              <w:t xml:space="preserve">35.8 (26.5–47.4)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B">
            <w:pPr>
              <w:jc w:val="center"/>
              <w:rPr/>
            </w:pPr>
            <w:r w:rsidDel="00000000" w:rsidR="00000000" w:rsidRPr="00000000">
              <w:rPr>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C">
            <w:pPr>
              <w:jc w:val="center"/>
              <w:rPr/>
            </w:pPr>
            <w:r w:rsidDel="00000000" w:rsidR="00000000" w:rsidRPr="00000000">
              <w:rPr>
                <w:sz w:val="18"/>
                <w:szCs w:val="18"/>
                <w:rtl w:val="0"/>
              </w:rPr>
              <w:t xml:space="preserve">0.952 (0.750–0.990)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D">
            <w:pPr>
              <w:jc w:val="center"/>
              <w:rPr/>
            </w:pPr>
            <w:r w:rsidDel="00000000" w:rsidR="00000000" w:rsidRPr="00000000">
              <w:rPr>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E">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CF">
            <w:pPr>
              <w:jc w:val="center"/>
              <w:rPr/>
            </w:pPr>
            <w:r w:rsidDel="00000000" w:rsidR="00000000" w:rsidRPr="00000000">
              <w:rPr>
                <w:sz w:val="18"/>
                <w:szCs w:val="18"/>
                <w:rtl w:val="0"/>
              </w:rPr>
              <w:t xml:space="preserve">10 (40%)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0">
            <w:pPr>
              <w:rPr/>
            </w:pPr>
            <w:r w:rsidDel="00000000" w:rsidR="00000000" w:rsidRPr="00000000">
              <w:rPr>
                <w:sz w:val="18"/>
                <w:szCs w:val="18"/>
                <w:rtl w:val="0"/>
              </w:rPr>
              <w:t xml:space="preserve">U-Net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1">
            <w:pPr>
              <w:jc w:val="center"/>
              <w:rPr/>
            </w:pPr>
            <w:r w:rsidDel="00000000" w:rsidR="00000000" w:rsidRPr="00000000">
              <w:rPr>
                <w:sz w:val="18"/>
                <w:szCs w:val="18"/>
                <w:rtl w:val="0"/>
              </w:rPr>
              <w:t xml:space="preserve">11 (22%)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2">
            <w:pPr>
              <w:jc w:val="center"/>
              <w:rPr/>
            </w:pPr>
            <w:r w:rsidDel="00000000" w:rsidR="00000000" w:rsidRPr="00000000">
              <w:rPr>
                <w:sz w:val="18"/>
                <w:szCs w:val="18"/>
                <w:rtl w:val="0"/>
              </w:rPr>
              <w:t xml:space="preserve">30.1 (21.2–37.3)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3">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4">
            <w:pPr>
              <w:jc w:val="center"/>
              <w:rPr/>
            </w:pPr>
            <w:r w:rsidDel="00000000" w:rsidR="00000000" w:rsidRPr="00000000">
              <w:rPr>
                <w:sz w:val="18"/>
                <w:szCs w:val="18"/>
                <w:rtl w:val="0"/>
              </w:rPr>
              <w:t xml:space="preserve">0.896 (0.590–0.957)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5">
            <w:pPr>
              <w:jc w:val="center"/>
              <w:rPr/>
            </w:pPr>
            <w:r w:rsidDel="00000000" w:rsidR="00000000" w:rsidRPr="00000000">
              <w:rPr>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6">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7">
            <w:pPr>
              <w:jc w:val="center"/>
              <w:rPr/>
            </w:pPr>
            <w:r w:rsidDel="00000000" w:rsidR="00000000" w:rsidRPr="00000000">
              <w:rPr>
                <w:sz w:val="18"/>
                <w:szCs w:val="18"/>
                <w:rtl w:val="0"/>
              </w:rPr>
              <w:t xml:space="preserve">4 (36%)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8">
            <w:pPr>
              <w:rPr/>
            </w:pPr>
            <w:r w:rsidDel="00000000" w:rsidR="00000000" w:rsidRPr="00000000">
              <w:rPr>
                <w:sz w:val="18"/>
                <w:szCs w:val="18"/>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9">
            <w:pPr>
              <w:jc w:val="center"/>
              <w:rPr/>
            </w:pPr>
            <w:r w:rsidDel="00000000" w:rsidR="00000000" w:rsidRPr="00000000">
              <w:rPr>
                <w:sz w:val="18"/>
                <w:szCs w:val="18"/>
                <w:rtl w:val="0"/>
              </w:rPr>
              <w:t xml:space="preserve">6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A">
            <w:pPr>
              <w:jc w:val="center"/>
              <w:rPr/>
            </w:pPr>
            <w:r w:rsidDel="00000000" w:rsidR="00000000" w:rsidRPr="00000000">
              <w:rPr>
                <w:sz w:val="18"/>
                <w:szCs w:val="18"/>
                <w:rtl w:val="0"/>
              </w:rPr>
              <w:t xml:space="preserve">27.1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B">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C">
            <w:pPr>
              <w:jc w:val="center"/>
              <w:rPr/>
            </w:pPr>
            <w:r w:rsidDel="00000000" w:rsidR="00000000" w:rsidRPr="00000000">
              <w:rPr>
                <w:sz w:val="18"/>
                <w:szCs w:val="18"/>
                <w:rtl w:val="0"/>
              </w:rPr>
              <w:t xml:space="preserve">0.793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D">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E">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DF">
            <w:pPr>
              <w:jc w:val="center"/>
              <w:rPr/>
            </w:pPr>
            <w:r w:rsidDel="00000000" w:rsidR="00000000" w:rsidRPr="00000000">
              <w:rPr>
                <w:sz w:val="18"/>
                <w:szCs w:val="18"/>
                <w:rtl w:val="0"/>
              </w:rPr>
              <w:t xml:space="preserve">1 (17%)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0">
            <w:pPr>
              <w:rPr/>
            </w:pPr>
            <w:r w:rsidDel="00000000" w:rsidR="00000000" w:rsidRPr="00000000">
              <w:rPr>
                <w:sz w:val="18"/>
                <w:szCs w:val="18"/>
                <w:rtl w:val="0"/>
              </w:rPr>
              <w:t xml:space="preserve">GAN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1">
            <w:pPr>
              <w:jc w:val="center"/>
              <w:rPr/>
            </w:pPr>
            <w:r w:rsidDel="00000000" w:rsidR="00000000" w:rsidRPr="00000000">
              <w:rPr>
                <w:sz w:val="18"/>
                <w:szCs w:val="18"/>
                <w:rtl w:val="0"/>
              </w:rPr>
              <w:t xml:space="preserve">4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2">
            <w:pPr>
              <w:jc w:val="center"/>
              <w:rPr/>
            </w:pPr>
            <w:r w:rsidDel="00000000" w:rsidR="00000000" w:rsidRPr="00000000">
              <w:rPr>
                <w:sz w:val="18"/>
                <w:szCs w:val="18"/>
                <w:rtl w:val="0"/>
              </w:rPr>
              <w:t xml:space="preserve">36.1 (34.3–56.6)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3">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4">
            <w:pPr>
              <w:jc w:val="center"/>
              <w:rPr/>
            </w:pPr>
            <w:r w:rsidDel="00000000" w:rsidR="00000000" w:rsidRPr="00000000">
              <w:rPr>
                <w:sz w:val="18"/>
                <w:szCs w:val="18"/>
                <w:rtl w:val="0"/>
              </w:rPr>
              <w:t xml:space="preserve">0.920 (0.880–0.997)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5">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6">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7">
            <w:pPr>
              <w:jc w:val="center"/>
              <w:rPr/>
            </w:pPr>
            <w:r w:rsidDel="00000000" w:rsidR="00000000" w:rsidRPr="00000000">
              <w:rPr>
                <w:sz w:val="18"/>
                <w:szCs w:val="18"/>
                <w:rtl w:val="0"/>
              </w:rPr>
              <w:t xml:space="preserve">2 (50%)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8">
            <w:pPr>
              <w:rPr/>
            </w:pPr>
            <w:r w:rsidDel="00000000" w:rsidR="00000000" w:rsidRPr="00000000">
              <w:rPr>
                <w:sz w:val="18"/>
                <w:szCs w:val="18"/>
                <w:rtl w:val="0"/>
              </w:rPr>
              <w:t xml:space="preserve">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9">
            <w:pPr>
              <w:jc w:val="center"/>
              <w:rPr/>
            </w:pPr>
            <w:r w:rsidDel="00000000" w:rsidR="00000000" w:rsidRPr="00000000">
              <w:rPr>
                <w:sz w:val="18"/>
                <w:szCs w:val="18"/>
                <w:rtl w:val="0"/>
              </w:rPr>
              <w:t xml:space="preserve">2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A">
            <w:pPr>
              <w:jc w:val="center"/>
              <w:rPr/>
            </w:pPr>
            <w:r w:rsidDel="00000000" w:rsidR="00000000" w:rsidRPr="00000000">
              <w:rPr>
                <w:sz w:val="18"/>
                <w:szCs w:val="18"/>
                <w:rtl w:val="0"/>
              </w:rPr>
              <w:t xml:space="preserve">29.3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B">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C">
            <w:pPr>
              <w:jc w:val="center"/>
              <w:rPr/>
            </w:pPr>
            <w:r w:rsidDel="00000000" w:rsidR="00000000" w:rsidRPr="00000000">
              <w:rPr>
                <w:sz w:val="18"/>
                <w:szCs w:val="18"/>
                <w:rtl w:val="0"/>
              </w:rPr>
              <w:t xml:space="preserve">0.927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D">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E">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EF">
            <w:pPr>
              <w:jc w:val="center"/>
              <w:rPr/>
            </w:pPr>
            <w:r w:rsidDel="00000000" w:rsidR="00000000" w:rsidRPr="00000000">
              <w:rPr>
                <w:sz w:val="18"/>
                <w:szCs w:val="18"/>
                <w:rtl w:val="0"/>
              </w:rPr>
              <w:t xml:space="preserve">1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0">
            <w:pPr>
              <w:rPr/>
            </w:pPr>
            <w:r w:rsidDel="00000000" w:rsidR="00000000" w:rsidRPr="00000000">
              <w:rPr>
                <w:sz w:val="18"/>
                <w:szCs w:val="18"/>
                <w:rtl w:val="0"/>
              </w:rPr>
              <w:t xml:space="preserve">Diffusion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1">
            <w:pPr>
              <w:jc w:val="center"/>
              <w:rPr/>
            </w:pPr>
            <w:r w:rsidDel="00000000" w:rsidR="00000000" w:rsidRPr="00000000">
              <w:rPr>
                <w:sz w:val="18"/>
                <w:szCs w:val="18"/>
                <w:rtl w:val="0"/>
              </w:rPr>
              <w:t xml:space="preserve">1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2">
            <w:pPr>
              <w:jc w:val="center"/>
              <w:rPr/>
            </w:pPr>
            <w:r w:rsidDel="00000000" w:rsidR="00000000" w:rsidRPr="00000000">
              <w:rPr>
                <w:sz w:val="18"/>
                <w:szCs w:val="18"/>
                <w:rtl w:val="0"/>
              </w:rPr>
              <w:t xml:space="preserve">24.6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3">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4">
            <w:pPr>
              <w:jc w:val="center"/>
              <w:rPr/>
            </w:pPr>
            <w:r w:rsidDel="00000000" w:rsidR="00000000" w:rsidRPr="00000000">
              <w:rPr>
                <w:sz w:val="18"/>
                <w:szCs w:val="18"/>
                <w:rtl w:val="0"/>
              </w:rPr>
              <w:t xml:space="preserve">0.785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5">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6">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7">
            <w:pPr>
              <w:jc w:val="center"/>
              <w:rPr/>
            </w:pPr>
            <w:r w:rsidDel="00000000" w:rsidR="00000000" w:rsidRPr="00000000">
              <w:rPr>
                <w:sz w:val="18"/>
                <w:szCs w:val="18"/>
                <w:rtl w:val="0"/>
              </w:rPr>
              <w:t xml:space="preserve">0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8">
            <w:pPr>
              <w:rPr/>
            </w:pPr>
            <w:r w:rsidDel="00000000" w:rsidR="00000000" w:rsidRPr="00000000">
              <w:rPr>
                <w:sz w:val="18"/>
                <w:szCs w:val="18"/>
                <w:rtl w:val="0"/>
              </w:rPr>
              <w:t xml:space="preserve">Non-AI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9">
            <w:pPr>
              <w:jc w:val="center"/>
              <w:rPr/>
            </w:pPr>
            <w:r w:rsidDel="00000000" w:rsidR="00000000" w:rsidRPr="00000000">
              <w:rPr>
                <w:sz w:val="18"/>
                <w:szCs w:val="18"/>
                <w:rtl w:val="0"/>
              </w:rPr>
              <w:t xml:space="preserve">1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A">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B">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C">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D">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E">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0FF">
            <w:pPr>
              <w:jc w:val="center"/>
              <w:rPr/>
            </w:pPr>
            <w:r w:rsidDel="00000000" w:rsidR="00000000" w:rsidRPr="00000000">
              <w:rPr>
                <w:sz w:val="18"/>
                <w:szCs w:val="18"/>
                <w:rtl w:val="0"/>
              </w:rPr>
              <w:t xml:space="preserve">1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0">
            <w:pPr>
              <w:rPr/>
            </w:pPr>
            <w:r w:rsidDel="00000000" w:rsidR="00000000" w:rsidRPr="00000000">
              <w:rPr>
                <w:sz w:val="18"/>
                <w:szCs w:val="18"/>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1">
            <w:pPr>
              <w:jc w:val="center"/>
              <w:rPr/>
            </w:pPr>
            <w:r w:rsidDel="00000000" w:rsidR="00000000" w:rsidRPr="00000000">
              <w:rPr>
                <w:sz w:val="18"/>
                <w:szCs w:val="18"/>
                <w:rtl w:val="0"/>
              </w:rPr>
              <w:t xml:space="preserve">1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2">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3">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4">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5">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6">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07">
            <w:pPr>
              <w:jc w:val="center"/>
              <w:rPr/>
            </w:pPr>
            <w:r w:rsidDel="00000000" w:rsidR="00000000" w:rsidRPr="00000000">
              <w:rPr>
                <w:sz w:val="18"/>
                <w:szCs w:val="18"/>
                <w:rtl w:val="0"/>
              </w:rPr>
              <w:t xml:space="preserve">0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8">
            <w:pPr>
              <w:rPr/>
            </w:pPr>
            <w:r w:rsidDel="00000000" w:rsidR="00000000" w:rsidRPr="00000000">
              <w:rPr>
                <w:b w:val="1"/>
                <w:bCs w:val="1"/>
                <w:sz w:val="18"/>
                <w:szCs w:val="18"/>
                <w:rtl w:val="0"/>
              </w:rPr>
              <w:t xml:space="preserve">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9">
            <w:pPr>
              <w:jc w:val="center"/>
              <w:rPr/>
            </w:pPr>
            <w:r w:rsidDel="00000000" w:rsidR="00000000" w:rsidRPr="00000000">
              <w:rPr>
                <w:sz w:val="18"/>
                <w:szCs w:val="18"/>
                <w:rtl w:val="0"/>
              </w:rPr>
              <w:t xml:space="preserve">51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A">
            <w:pPr>
              <w:jc w:val="center"/>
              <w:rPr/>
            </w:pPr>
            <w:r w:rsidDel="00000000" w:rsidR="00000000" w:rsidRPr="00000000">
              <w:rPr>
                <w:sz w:val="18"/>
                <w:szCs w:val="18"/>
                <w:rtl w:val="0"/>
              </w:rPr>
              <w:t xml:space="preserve">34.2 (21.2–56.6)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B">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C">
            <w:pPr>
              <w:jc w:val="center"/>
              <w:rPr/>
            </w:pPr>
            <w:r w:rsidDel="00000000" w:rsidR="00000000" w:rsidRPr="00000000">
              <w:rPr>
                <w:sz w:val="18"/>
                <w:szCs w:val="18"/>
                <w:rtl w:val="0"/>
              </w:rPr>
              <w:t xml:space="preserve">0.913 (0.590–0.997)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D">
            <w:pPr>
              <w:jc w:val="center"/>
              <w:rPr/>
            </w:pPr>
            <w:r w:rsidDel="00000000" w:rsidR="00000000" w:rsidRPr="00000000">
              <w:rPr>
                <w:sz w:val="18"/>
                <w:szCs w:val="18"/>
                <w:rtl w:val="0"/>
              </w:rPr>
              <w:t xml:space="preserve">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E">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0F">
            <w:pPr>
              <w:jc w:val="center"/>
              <w:rPr/>
            </w:pPr>
            <w:r w:rsidDel="00000000" w:rsidR="00000000" w:rsidRPr="00000000">
              <w:rPr>
                <w:sz w:val="18"/>
                <w:szCs w:val="18"/>
                <w:rtl w:val="0"/>
              </w:rPr>
              <w:t xml:space="preserve">19 (38%)</w:t>
            </w:r>
            <w:r w:rsidDel="00000000" w:rsidR="00000000" w:rsidRPr="00000000">
              <w:rPr>
                <w:rtl w:val="0"/>
              </w:rPr>
            </w:r>
          </w:p>
        </w:tc>
      </w:tr>
    </w:tbl>
    <w:p w:rsidR="00000000" w:rsidDel="00000000" w:rsidP="00000000" w:rsidRDefault="00000000" w:rsidRPr="00000000" w14:paraId="00000110">
      <w:pPr>
        <w:spacing w:after="20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4.4 LMIC Translational Analysis</w:t>
      </w:r>
    </w:p>
    <w:p w:rsidR="00000000" w:rsidDel="00000000" w:rsidP="00000000" w:rsidRDefault="00000000" w:rsidRPr="00000000" w14:paraId="00000112">
      <w:pPr>
        <w:spacing w:after="140" w:line="276" w:lineRule="auto"/>
        <w:jc w:val="both"/>
        <w:rPr/>
      </w:pPr>
      <w:r w:rsidDel="00000000" w:rsidR="00000000" w:rsidRPr="00000000">
        <w:rPr>
          <w:rtl w:val="0"/>
        </w:rPr>
        <w:t xml:space="preserve">The modal LMIC Relevance Score was 3 (moderate, 21/51, 41.2%). Fifteen studies (29.4%) scored 4 and only 4 (7.8%) scored 5. A clear gradient was observed: as LMIC score increased, the proportion mentioning low-field MRI, addressing resource constraints, sharing code, and reporting clinical validation all increased monotonically (Fig. 3A–D). Mean TR score: 1.9/5. Only 7 studies (13.7%) shared code and only 15 (29.4%) mentioned low-field MRI.</w:t>
      </w:r>
    </w:p>
    <w:p w:rsidR="00000000" w:rsidDel="00000000" w:rsidP="00000000" w:rsidRDefault="00000000" w:rsidRPr="00000000" w14:paraId="00000113">
      <w:pPr>
        <w:spacing w:before="100" w:lineRule="auto"/>
        <w:jc w:val="center"/>
        <w:rPr/>
      </w:pPr>
      <w:r w:rsidDel="00000000" w:rsidR="00000000" w:rsidRPr="00000000">
        <w:rPr/>
        <w:drawing>
          <wp:inline distB="0" distT="0" distL="0" distR="0">
            <wp:extent cx="5857875" cy="4800600"/>
            <wp:effectExtent b="0" l="0" r="0" t="0"/>
            <wp:docPr descr="/home/claude/image3.png" id="11" name="image7.png"/>
            <a:graphic>
              <a:graphicData uri="http://schemas.openxmlformats.org/drawingml/2006/picture">
                <pic:pic>
                  <pic:nvPicPr>
                    <pic:cNvPr descr="/home/claude/image3.png" id="0" name="image7.png"/>
                    <pic:cNvPicPr preferRelativeResize="0"/>
                  </pic:nvPicPr>
                  <pic:blipFill>
                    <a:blip r:embed="rId10"/>
                    <a:srcRect b="0" l="0" r="0" t="0"/>
                    <a:stretch>
                      <a:fillRect/>
                    </a:stretch>
                  </pic:blipFill>
                  <pic:spPr>
                    <a:xfrm>
                      <a:off x="0" y="0"/>
                      <a:ext cx="58578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80" w:before="80" w:lineRule="auto"/>
        <w:rPr/>
      </w:pPr>
      <w:r w:rsidDel="00000000" w:rsidR="00000000" w:rsidRPr="00000000">
        <w:rPr>
          <w:b w:val="1"/>
          <w:bCs w:val="1"/>
          <w:sz w:val="18"/>
          <w:szCs w:val="18"/>
          <w:rtl w:val="0"/>
        </w:rPr>
        <w:t xml:space="preserve">Figure 3.</w:t>
      </w:r>
      <w:r w:rsidDel="00000000" w:rsidR="00000000" w:rsidRPr="00000000">
        <w:rPr>
          <w:i w:val="1"/>
          <w:iCs w:val="1"/>
          <w:color w:val="333333"/>
          <w:sz w:val="18"/>
          <w:szCs w:val="18"/>
          <w:rtl w:val="0"/>
        </w:rPr>
        <w:t xml:space="preserve"> LMIC translational gap analysis. Panel A: Score distribution (modal score 3, 42%). Panel B: Accessibility indicators by LMIC score. Panel C: Field strength by score. Panel D: Translational readiness overview — 71% address resource constraints but only 14% share code.</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4.5 Temporal Trends in LMIC Relevance</w:t>
      </w:r>
    </w:p>
    <w:p w:rsidR="00000000" w:rsidDel="00000000" w:rsidP="00000000" w:rsidRDefault="00000000" w:rsidRPr="00000000" w14:paraId="00000116">
      <w:pPr>
        <w:spacing w:after="140" w:line="276" w:lineRule="auto"/>
        <w:jc w:val="both"/>
        <w:rPr/>
      </w:pPr>
      <w:r w:rsidDel="00000000" w:rsidR="00000000" w:rsidRPr="00000000">
        <w:rPr>
          <w:rtl w:val="0"/>
        </w:rPr>
        <w:t xml:space="preserve">Median LMIC score increased from 2.0 (2020) to 4.0 (2024). Low-field MRI mentions rose from 0% to 55%; code availability peaked at 30.8% in 2023 before declining; clinical validation grew from 0% to 45.5% (Extended Data Fig. 3, Extended Data Table 6).</w:t>
      </w:r>
    </w:p>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5. </w:t>
      </w:r>
      <w:sdt>
        <w:sdtPr>
          <w:id w:val="684499311"/>
          <w:tag w:val="goog_rdk_113"/>
        </w:sdtPr>
        <w:sdtContent>
          <w:commentRangeStart w:id="12"/>
        </w:sdtContent>
      </w:sdt>
      <w:sdt>
        <w:sdtPr>
          <w:id w:val="2122058754"/>
          <w:tag w:val="goog_rdk_114"/>
        </w:sdtPr>
        <w:sdtContent>
          <w:commentRangeStart w:id="13"/>
        </w:sdtContent>
      </w:sdt>
      <w:r w:rsidDel="00000000" w:rsidR="00000000" w:rsidRPr="00000000">
        <w:rPr>
          <w:rtl w:val="0"/>
        </w:rPr>
        <w:t xml:space="preserve">Discussion</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dt>
      <w:sdtPr>
        <w:id w:val="-799373237"/>
        <w:tag w:val="goog_rdk_118"/>
      </w:sdtPr>
      <w:sdtContent>
        <w:p w:rsidR="00000000" w:rsidDel="00000000" w:rsidP="00000000" w:rsidRDefault="00000000" w:rsidRPr="00000000" w14:paraId="0000011A">
          <w:pPr>
            <w:rPr>
              <w:ins w:author="David Restrepo" w:id="15" w:date="2026-03-21T22:31:10Z"/>
              <w:rPrChange w:author="David Restrepo" w:id="16" w:date="2026-03-21T22:31:10Z">
                <w:rPr/>
              </w:rPrChange>
            </w:rPr>
          </w:pPr>
          <w:sdt>
            <w:sdtPr>
              <w:id w:val="-674795009"/>
              <w:tag w:val="goog_rdk_116"/>
            </w:sdtPr>
            <w:sdtContent>
              <w:ins w:author="David Restrepo" w:id="15" w:date="2026-03-21T22:31:10Z"/>
              <w:sdt>
                <w:sdtPr>
                  <w:id w:val="398738645"/>
                  <w:tag w:val="goog_rdk_117"/>
                </w:sdtPr>
                <w:sdtContent>
                  <w:ins w:author="David Restrepo" w:id="15" w:date="2026-03-21T22:31:10Z">
                    <w:r w:rsidDel="00000000" w:rsidR="00000000" w:rsidRPr="00000000">
                      <w:rPr>
                        <w:rtl w:val="0"/>
                        <w:rPrChange w:author="David Restrepo" w:id="16" w:date="2026-03-21T22:31:10Z">
                          <w:rPr/>
                        </w:rPrChange>
                      </w:rPr>
                      <w:t xml:space="preserve">The review shows that deep learning–based MRI super-resolution (SR) has reached substantial technical maturity, yet remains limited in its translational readiness for low- and middle-income countries (LMICs). Across 56 studies, median performance metrics are strong (PSNR 34.2 dB, SSIM 0.913), and CNN-based architectures demonstrate robust performance across multiple application domains. However, these technical advances have not translated into deployment-ready solutions: the mean Translational Readiness (TR) score is 1.9/5, and only 7.8% of studies directly target LMIC settings. This gap suggests that the primary challenge is no longer algorithmic capability, but alignment with real-world clinical and infrastructural constraints.</w:t>
                    </w:r>
                  </w:ins>
                </w:sdtContent>
              </w:sdt>
              <w:ins w:author="David Restrepo" w:id="15" w:date="2026-03-21T22:31:10Z"/>
            </w:sdtContent>
          </w:sdt>
        </w:p>
      </w:sdtContent>
    </w:sdt>
    <w:sdt>
      <w:sdtPr>
        <w:id w:val="-2143794622"/>
        <w:tag w:val="goog_rdk_120"/>
      </w:sdtPr>
      <w:sdtContent>
        <w:p w:rsidR="00000000" w:rsidDel="00000000" w:rsidP="00000000" w:rsidRDefault="00000000" w:rsidRPr="00000000" w14:paraId="0000011B">
          <w:pPr>
            <w:rPr>
              <w:ins w:author="David Restrepo" w:id="15" w:date="2026-03-21T22:31:10Z"/>
            </w:rPr>
          </w:pPr>
          <w:sdt>
            <w:sdtPr>
              <w:id w:val="-423158899"/>
              <w:tag w:val="goog_rdk_119"/>
            </w:sdtPr>
            <w:sdtContent>
              <w:ins w:author="David Restrepo" w:id="15" w:date="2026-03-21T22:31:10Z">
                <w:r w:rsidDel="00000000" w:rsidR="00000000" w:rsidRPr="00000000">
                  <w:rPr>
                    <w:rtl w:val="0"/>
                  </w:rPr>
                </w:r>
              </w:ins>
            </w:sdtContent>
          </w:sdt>
        </w:p>
      </w:sdtContent>
    </w:sdt>
    <w:sdt>
      <w:sdtPr>
        <w:id w:val="-1308516230"/>
        <w:tag w:val="goog_rdk_123"/>
      </w:sdtPr>
      <w:sdtContent>
        <w:p w:rsidR="00000000" w:rsidDel="00000000" w:rsidP="00000000" w:rsidRDefault="00000000" w:rsidRPr="00000000" w14:paraId="0000011C">
          <w:pPr>
            <w:rPr>
              <w:ins w:author="David Restrepo" w:id="15" w:date="2026-03-21T22:31:10Z"/>
              <w:rPrChange w:author="David Restrepo" w:id="16" w:date="2026-03-21T22:31:10Z">
                <w:rPr/>
              </w:rPrChange>
            </w:rPr>
          </w:pPr>
          <w:sdt>
            <w:sdtPr>
              <w:id w:val="-1469126086"/>
              <w:tag w:val="goog_rdk_121"/>
            </w:sdtPr>
            <w:sdtContent>
              <w:ins w:author="David Restrepo" w:id="15" w:date="2026-03-21T22:31:10Z"/>
              <w:sdt>
                <w:sdtPr>
                  <w:id w:val="-349052033"/>
                  <w:tag w:val="goog_rdk_122"/>
                </w:sdtPr>
                <w:sdtContent>
                  <w:ins w:author="David Restrepo" w:id="15" w:date="2026-03-21T22:31:10Z">
                    <w:r w:rsidDel="00000000" w:rsidR="00000000" w:rsidRPr="00000000">
                      <w:rPr>
                        <w:rtl w:val="0"/>
                        <w:rPrChange w:author="David Restrepo" w:id="16" w:date="2026-03-21T22:31:10Z">
                          <w:rPr/>
                        </w:rPrChange>
                      </w:rPr>
                      <w:t xml:space="preserve">In machine learning terms, this represents a pronounced distribution shift problem. Models trained on high-field (≥3 T) MRI data from high-income settings are implicitly expected to generalise to low-field (≤64 mT), noise-prone, and operationally constrained environments. This shift is substantial, affecting signal-to-noise ratio, spatial resolution, and artifact structure. Without explicit domain adaptation, such models may produce reconstructions that are visually plausible but clinically misleading, raising concerns for deployment in high-stakes diagnostic contexts.</w:t>
                    </w:r>
                  </w:ins>
                </w:sdtContent>
              </w:sdt>
              <w:ins w:author="David Restrepo" w:id="15" w:date="2026-03-21T22:31:10Z"/>
            </w:sdtContent>
          </w:sdt>
        </w:p>
      </w:sdtContent>
    </w:sdt>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5.1 Technical Maturity Versus Translational Readiness</w:t>
      </w:r>
    </w:p>
    <w:sdt>
      <w:sdtPr>
        <w:id w:val="-2069362639"/>
        <w:tag w:val="goog_rdk_127"/>
      </w:sdtPr>
      <w:sdtContent>
        <w:p w:rsidR="00000000" w:rsidDel="00000000" w:rsidP="00000000" w:rsidRDefault="00000000" w:rsidRPr="00000000" w14:paraId="0000011F">
          <w:pPr>
            <w:spacing w:after="140" w:line="276" w:lineRule="auto"/>
            <w:jc w:val="both"/>
            <w:rPr>
              <w:ins w:author="David Restrepo" w:id="17" w:date="2026-03-21T22:38:17Z"/>
            </w:rPr>
          </w:pPr>
          <w:sdt>
            <w:sdtPr>
              <w:id w:val="1345489526"/>
              <w:tag w:val="goog_rdk_125"/>
            </w:sdtPr>
            <w:sdtContent>
              <w:ins w:author="David Restrepo" w:id="17" w:date="2026-03-21T22:38:17Z"/>
              <w:sdt>
                <w:sdtPr>
                  <w:id w:val="-1918151236"/>
                  <w:tag w:val="goog_rdk_126"/>
                </w:sdtPr>
                <w:sdtContent>
                  <w:ins w:author="David Restrepo" w:id="17" w:date="2026-03-21T22:38:17Z">
                    <w:r w:rsidDel="00000000" w:rsidR="00000000" w:rsidRPr="00000000">
                      <w:rPr>
                        <w:rtl w:val="0"/>
                        <w:rPrChange w:author="David Restrepo" w:id="18" w:date="2026-03-21T22:38:17Z">
                          <w:rPr/>
                        </w:rPrChange>
                      </w:rPr>
                      <w:t xml:space="preserve">The field has achieved considerable technical progress. Median PSNR (34.2 dB) and SSIM (0.913) indicate consistent improvements in image reconstruction quality, with CNN architectures performing robustly across brain and musculoskeletal imaging. GAN-based methods achieve higher peak PSNR in some cases, while hybrid approaches attempt to balance perceptual quality and fidelity.</w:t>
                    </w:r>
                  </w:ins>
                </w:sdtContent>
              </w:sdt>
              <w:ins w:author="David Restrepo" w:id="17" w:date="2026-03-21T22:38:17Z">
                <w:r w:rsidDel="00000000" w:rsidR="00000000" w:rsidRPr="00000000">
                  <w:rPr>
                    <w:rtl w:val="0"/>
                  </w:rPr>
                </w:r>
              </w:ins>
            </w:sdtContent>
          </w:sdt>
        </w:p>
      </w:sdtContent>
    </w:sdt>
    <w:sdt>
      <w:sdtPr>
        <w:id w:val="-1911245356"/>
        <w:tag w:val="goog_rdk_130"/>
      </w:sdtPr>
      <w:sdtContent>
        <w:p w:rsidR="00000000" w:rsidDel="00000000" w:rsidP="00000000" w:rsidRDefault="00000000" w:rsidRPr="00000000" w14:paraId="00000120">
          <w:pPr>
            <w:spacing w:after="140" w:line="276" w:lineRule="auto"/>
            <w:jc w:val="both"/>
            <w:rPr>
              <w:ins w:author="David Restrepo" w:id="17" w:date="2026-03-21T22:38:17Z"/>
            </w:rPr>
          </w:pPr>
          <w:sdt>
            <w:sdtPr>
              <w:id w:val="2141664806"/>
              <w:tag w:val="goog_rdk_128"/>
            </w:sdtPr>
            <w:sdtContent>
              <w:ins w:author="David Restrepo" w:id="17" w:date="2026-03-21T22:38:17Z"/>
              <w:sdt>
                <w:sdtPr>
                  <w:id w:val="-69109366"/>
                  <w:tag w:val="goog_rdk_129"/>
                </w:sdtPr>
                <w:sdtContent>
                  <w:ins w:author="David Restrepo" w:id="17" w:date="2026-03-21T22:38:17Z">
                    <w:r w:rsidDel="00000000" w:rsidR="00000000" w:rsidRPr="00000000">
                      <w:rPr>
                        <w:rtl w:val="0"/>
                        <w:rPrChange w:author="David Restrepo" w:id="18" w:date="2026-03-21T22:38:17Z">
                          <w:rPr/>
                        </w:rPrChange>
                      </w:rPr>
                      <w:t xml:space="preserve">However, these gains largely reflect optimisation within a narrow experimental regime, predominantly high-field brain MRI. This creates a misalignment between what is optimised and what is required for deployment. Benchmark-driven development prioritises pixel-level metrics, whereas clinical utility depends on diagnostic reliability under resource constraints. The limited reporting of clinical validation (39.2%) and the absence of downstream task evaluation in many studies suggest that improvements in PSNR and SSIM may not translate directly into improved clinical decision-making. In this sense, the field risks overfitting not only to datasets, but to evaluation metrics that are insufficient proxies for clinical value.</w:t>
                    </w:r>
                  </w:ins>
                </w:sdtContent>
              </w:sdt>
              <w:ins w:author="David Restrepo" w:id="17" w:date="2026-03-21T22:38:17Z">
                <w:r w:rsidDel="00000000" w:rsidR="00000000" w:rsidRPr="00000000">
                  <w:rPr>
                    <w:rtl w:val="0"/>
                  </w:rPr>
                </w:r>
              </w:ins>
            </w:sdtContent>
          </w:sdt>
        </w:p>
      </w:sdtContent>
    </w:sdt>
    <w:p w:rsidR="00000000" w:rsidDel="00000000" w:rsidP="00000000" w:rsidRDefault="00000000" w:rsidRPr="00000000" w14:paraId="00000121">
      <w:pPr>
        <w:spacing w:after="140" w:line="276" w:lineRule="auto"/>
        <w:jc w:val="both"/>
        <w:rPr/>
      </w:pPr>
      <w:sdt>
        <w:sdtPr>
          <w:id w:val="320499422"/>
          <w:tag w:val="goog_rdk_132"/>
        </w:sdtPr>
        <w:sdtContent>
          <w:del w:author="David Restrepo" w:id="19" w:date="2026-03-21T22:35:09Z"/>
          <w:sdt>
            <w:sdtPr>
              <w:id w:val="1750164870"/>
              <w:tag w:val="goog_rdk_133"/>
            </w:sdtPr>
            <w:sdtContent>
              <w:del w:author="David Restrepo" w:id="19" w:date="2026-03-21T22:35:09Z">
                <w:r w:rsidDel="00000000" w:rsidR="00000000" w:rsidRPr="00000000">
                  <w:rPr>
                    <w:rtl w:val="0"/>
                    <w:rPrChange w:author="David Restrepo" w:id="20" w:date="2026-03-21T22:35:09Z">
                      <w:rPr/>
                    </w:rPrChange>
                  </w:rPr>
                  <w:delText xml:space="preserve">The field has achieved considerable technical maturity — median PSNR 34.2 dB, SSIM 0.913, CNN architectures performing robustly across brain and musculoskeletal imaging — while simultaneously exhibiting low translational readiness (mean TR 1.9/5). In machine learning terms this is a severe </w:delText>
                </w:r>
              </w:del>
            </w:sdtContent>
          </w:sdt>
          <w:del w:author="David Restrepo" w:id="19" w:date="2026-03-21T22:35:09Z">
            <w:sdt>
              <w:sdtPr>
                <w:id w:val="-530149748"/>
                <w:tag w:val="goog_rdk_134"/>
              </w:sdtPr>
              <w:sdtContent>
                <w:r w:rsidDel="00000000" w:rsidR="00000000" w:rsidRPr="00000000">
                  <w:rPr>
                    <w:rtl w:val="0"/>
                    <w:rPrChange w:author="David Restrepo" w:id="20" w:date="2026-03-21T22:35:09Z">
                      <w:rPr>
                        <w:b w:val="1"/>
                        <w:bCs w:val="1"/>
                      </w:rPr>
                    </w:rPrChange>
                  </w:rPr>
                  <w:delText xml:space="preserve">distribution shift problem</w:delText>
                </w:r>
              </w:sdtContent>
            </w:sdt>
            <w:sdt>
              <w:sdtPr>
                <w:id w:val="1568345635"/>
                <w:tag w:val="goog_rdk_135"/>
              </w:sdtPr>
              <w:sdtContent>
                <w:r w:rsidDel="00000000" w:rsidR="00000000" w:rsidRPr="00000000">
                  <w:rPr>
                    <w:rtl w:val="0"/>
                    <w:rPrChange w:author="David Restrepo" w:id="20" w:date="2026-03-21T22:35:09Z">
                      <w:rPr/>
                    </w:rPrChange>
                  </w:rPr>
                  <w:delText xml:space="preserve">: models trained on 3 T brain MRI in high-income centres are implicitly expected to generalise to 64 mT portable MRI in sub-Saharan African district hospitals. Without explicit domain adaptation, these models will fail in deployment.</w:delText>
                </w:r>
              </w:sdtContent>
            </w:sdt>
          </w:del>
        </w:sdtContent>
      </w:sdt>
      <w:r w:rsidDel="00000000" w:rsidR="00000000" w:rsidRPr="00000000">
        <w:rPr>
          <w:rtl w:val="0"/>
        </w:rPr>
      </w:r>
    </w:p>
    <w:sdt>
      <w:sdtPr>
        <w:id w:val="-53066954"/>
        <w:tag w:val="goog_rdk_137"/>
      </w:sdtPr>
      <w:sdtContent>
        <w:p w:rsidR="00000000" w:rsidDel="00000000" w:rsidP="00000000" w:rsidRDefault="00000000" w:rsidRPr="00000000" w14:paraId="00000122">
          <w:pPr>
            <w:pStyle w:val="Heading2"/>
            <w:rPr>
              <w:ins w:author="David Restrepo" w:id="21" w:date="2026-03-21T22:38:51Z"/>
            </w:rPr>
          </w:pPr>
          <w:r w:rsidDel="00000000" w:rsidR="00000000" w:rsidRPr="00000000">
            <w:rPr>
              <w:rtl w:val="0"/>
            </w:rPr>
            <w:t xml:space="preserve">5.2 Key Barriers to LMIC Translation</w:t>
          </w:r>
          <w:sdt>
            <w:sdtPr>
              <w:id w:val="1129879435"/>
              <w:tag w:val="goog_rdk_136"/>
            </w:sdtPr>
            <w:sdtContent>
              <w:ins w:author="David Restrepo" w:id="21" w:date="2026-03-21T22:38:51Z">
                <w:r w:rsidDel="00000000" w:rsidR="00000000" w:rsidRPr="00000000">
                  <w:rPr>
                    <w:rtl w:val="0"/>
                  </w:rPr>
                </w:r>
              </w:ins>
            </w:sdtContent>
          </w:sdt>
        </w:p>
      </w:sdtContent>
    </w:sdt>
    <w:sdt>
      <w:sdtPr>
        <w:id w:val="1489946443"/>
        <w:tag w:val="goog_rdk_140"/>
      </w:sdtPr>
      <w:sdtContent>
        <w:p w:rsidR="00000000" w:rsidDel="00000000" w:rsidP="00000000" w:rsidRDefault="00000000" w:rsidRPr="00000000" w14:paraId="00000123">
          <w:pPr>
            <w:rPr>
              <w:ins w:author="David Restrepo" w:id="21" w:date="2026-03-21T22:38:51Z"/>
              <w:rPrChange w:author="David Restrepo" w:id="22" w:date="2026-03-21T22:38:51Z">
                <w:rPr/>
              </w:rPrChange>
            </w:rPr>
          </w:pPr>
          <w:sdt>
            <w:sdtPr>
              <w:id w:val="783182784"/>
              <w:tag w:val="goog_rdk_138"/>
            </w:sdtPr>
            <w:sdtContent>
              <w:ins w:author="David Restrepo" w:id="21" w:date="2026-03-21T22:38:51Z"/>
              <w:sdt>
                <w:sdtPr>
                  <w:id w:val="-11726287"/>
                  <w:tag w:val="goog_rdk_139"/>
                </w:sdtPr>
                <w:sdtContent>
                  <w:ins w:author="David Restrepo" w:id="21" w:date="2026-03-21T22:38:51Z">
                    <w:r w:rsidDel="00000000" w:rsidR="00000000" w:rsidRPr="00000000">
                      <w:rPr>
                        <w:rtl w:val="0"/>
                        <w:rPrChange w:author="David Restrepo" w:id="22" w:date="2026-03-21T22:38:51Z">
                          <w:rPr/>
                        </w:rPrChange>
                      </w:rPr>
                      <w:t xml:space="preserve">Several structural barriers limit the applicability of current SR methods in LMIC contexts.</w:t>
                    </w:r>
                  </w:ins>
                </w:sdtContent>
              </w:sdt>
              <w:ins w:author="David Restrepo" w:id="21" w:date="2026-03-21T22:38:51Z"/>
            </w:sdtContent>
          </w:sdt>
        </w:p>
      </w:sdtContent>
    </w:sdt>
    <w:sdt>
      <w:sdtPr>
        <w:id w:val="720791262"/>
        <w:tag w:val="goog_rdk_142"/>
      </w:sdtPr>
      <w:sdtContent>
        <w:p w:rsidR="00000000" w:rsidDel="00000000" w:rsidP="00000000" w:rsidRDefault="00000000" w:rsidRPr="00000000" w14:paraId="00000124">
          <w:pPr>
            <w:rPr>
              <w:ins w:author="David Restrepo" w:id="21" w:date="2026-03-21T22:38:51Z"/>
            </w:rPr>
          </w:pPr>
          <w:sdt>
            <w:sdtPr>
              <w:id w:val="-279666874"/>
              <w:tag w:val="goog_rdk_141"/>
            </w:sdtPr>
            <w:sdtContent>
              <w:ins w:author="David Restrepo" w:id="21" w:date="2026-03-21T22:38:51Z">
                <w:r w:rsidDel="00000000" w:rsidR="00000000" w:rsidRPr="00000000">
                  <w:rPr>
                    <w:rtl w:val="0"/>
                  </w:rPr>
                </w:r>
              </w:ins>
            </w:sdtContent>
          </w:sdt>
        </w:p>
      </w:sdtContent>
    </w:sdt>
    <w:sdt>
      <w:sdtPr>
        <w:id w:val="-641922542"/>
        <w:tag w:val="goog_rdk_145"/>
      </w:sdtPr>
      <w:sdtContent>
        <w:p w:rsidR="00000000" w:rsidDel="00000000" w:rsidP="00000000" w:rsidRDefault="00000000" w:rsidRPr="00000000" w14:paraId="00000125">
          <w:pPr>
            <w:rPr>
              <w:ins w:author="David Restrepo" w:id="21" w:date="2026-03-21T22:38:51Z"/>
              <w:rPrChange w:author="David Restrepo" w:id="22" w:date="2026-03-21T22:38:51Z">
                <w:rPr/>
              </w:rPrChange>
            </w:rPr>
          </w:pPr>
          <w:sdt>
            <w:sdtPr>
              <w:id w:val="1427061914"/>
              <w:tag w:val="goog_rdk_143"/>
            </w:sdtPr>
            <w:sdtContent>
              <w:ins w:author="David Restrepo" w:id="21" w:date="2026-03-21T22:38:51Z"/>
              <w:sdt>
                <w:sdtPr>
                  <w:id w:val="2136669215"/>
                  <w:tag w:val="goog_rdk_144"/>
                </w:sdtPr>
                <w:sdtContent>
                  <w:ins w:author="David Restrepo" w:id="21" w:date="2026-03-21T22:38:51Z">
                    <w:r w:rsidDel="00000000" w:rsidR="00000000" w:rsidRPr="00000000">
                      <w:rPr>
                        <w:rtl w:val="0"/>
                        <w:rPrChange w:author="David Restrepo" w:id="22" w:date="2026-03-21T22:38:51Z">
                          <w:rPr/>
                        </w:rPrChange>
                      </w:rPr>
                      <w:t xml:space="preserve">First, data mismatch is pervasive. Only 29.4% of studies reference low-field MRI, meaning most methods are developed and evaluated on data that differ substantially from real deployment conditions. Without representative training and evaluation data, generalisation cannot be assumed.</w:t>
                    </w:r>
                  </w:ins>
                </w:sdtContent>
              </w:sdt>
              <w:ins w:author="David Restrepo" w:id="21" w:date="2026-03-21T22:38:51Z"/>
            </w:sdtContent>
          </w:sdt>
        </w:p>
      </w:sdtContent>
    </w:sdt>
    <w:sdt>
      <w:sdtPr>
        <w:id w:val="345029567"/>
        <w:tag w:val="goog_rdk_147"/>
      </w:sdtPr>
      <w:sdtContent>
        <w:p w:rsidR="00000000" w:rsidDel="00000000" w:rsidP="00000000" w:rsidRDefault="00000000" w:rsidRPr="00000000" w14:paraId="00000126">
          <w:pPr>
            <w:rPr>
              <w:ins w:author="David Restrepo" w:id="21" w:date="2026-03-21T22:38:51Z"/>
            </w:rPr>
          </w:pPr>
          <w:sdt>
            <w:sdtPr>
              <w:id w:val="-1909478429"/>
              <w:tag w:val="goog_rdk_146"/>
            </w:sdtPr>
            <w:sdtContent>
              <w:ins w:author="David Restrepo" w:id="21" w:date="2026-03-21T22:38:51Z">
                <w:r w:rsidDel="00000000" w:rsidR="00000000" w:rsidRPr="00000000">
                  <w:rPr>
                    <w:rtl w:val="0"/>
                  </w:rPr>
                </w:r>
              </w:ins>
            </w:sdtContent>
          </w:sdt>
        </w:p>
      </w:sdtContent>
    </w:sdt>
    <w:sdt>
      <w:sdtPr>
        <w:id w:val="511277706"/>
        <w:tag w:val="goog_rdk_150"/>
      </w:sdtPr>
      <w:sdtContent>
        <w:p w:rsidR="00000000" w:rsidDel="00000000" w:rsidP="00000000" w:rsidRDefault="00000000" w:rsidRPr="00000000" w14:paraId="00000127">
          <w:pPr>
            <w:rPr>
              <w:ins w:author="David Restrepo" w:id="21" w:date="2026-03-21T22:38:51Z"/>
              <w:rPrChange w:author="David Restrepo" w:id="22" w:date="2026-03-21T22:38:51Z">
                <w:rPr/>
              </w:rPrChange>
            </w:rPr>
          </w:pPr>
          <w:sdt>
            <w:sdtPr>
              <w:id w:val="-1915788883"/>
              <w:tag w:val="goog_rdk_148"/>
            </w:sdtPr>
            <w:sdtContent>
              <w:ins w:author="David Restrepo" w:id="21" w:date="2026-03-21T22:38:51Z"/>
              <w:sdt>
                <w:sdtPr>
                  <w:id w:val="571642149"/>
                  <w:tag w:val="goog_rdk_149"/>
                </w:sdtPr>
                <w:sdtContent>
                  <w:ins w:author="David Restrepo" w:id="21" w:date="2026-03-21T22:38:51Z">
                    <w:r w:rsidDel="00000000" w:rsidR="00000000" w:rsidRPr="00000000">
                      <w:rPr>
                        <w:rtl w:val="0"/>
                        <w:rPrChange w:author="David Restrepo" w:id="22" w:date="2026-03-21T22:38:51Z">
                          <w:rPr/>
                        </w:rPrChange>
                      </w:rPr>
                      <w:t xml:space="preserve">Second, code availability is critically low (13.7%), which structurally limits reproducibility and downstream adoption. This lack of open science practices restricts the ability of resource-limited teams to validate and adapt existing methods.</w:t>
                    </w:r>
                  </w:ins>
                </w:sdtContent>
              </w:sdt>
              <w:ins w:author="David Restrepo" w:id="21" w:date="2026-03-21T22:38:51Z"/>
            </w:sdtContent>
          </w:sdt>
        </w:p>
      </w:sdtContent>
    </w:sdt>
    <w:sdt>
      <w:sdtPr>
        <w:id w:val="-489392250"/>
        <w:tag w:val="goog_rdk_152"/>
      </w:sdtPr>
      <w:sdtContent>
        <w:p w:rsidR="00000000" w:rsidDel="00000000" w:rsidP="00000000" w:rsidRDefault="00000000" w:rsidRPr="00000000" w14:paraId="00000128">
          <w:pPr>
            <w:rPr>
              <w:ins w:author="David Restrepo" w:id="21" w:date="2026-03-21T22:38:51Z"/>
            </w:rPr>
          </w:pPr>
          <w:sdt>
            <w:sdtPr>
              <w:id w:val="-776014563"/>
              <w:tag w:val="goog_rdk_151"/>
            </w:sdtPr>
            <w:sdtContent>
              <w:ins w:author="David Restrepo" w:id="21" w:date="2026-03-21T22:38:51Z">
                <w:r w:rsidDel="00000000" w:rsidR="00000000" w:rsidRPr="00000000">
                  <w:rPr>
                    <w:rtl w:val="0"/>
                  </w:rPr>
                </w:r>
              </w:ins>
            </w:sdtContent>
          </w:sdt>
        </w:p>
      </w:sdtContent>
    </w:sdt>
    <w:sdt>
      <w:sdtPr>
        <w:id w:val="-845803111"/>
        <w:tag w:val="goog_rdk_155"/>
      </w:sdtPr>
      <w:sdtContent>
        <w:p w:rsidR="00000000" w:rsidDel="00000000" w:rsidP="00000000" w:rsidRDefault="00000000" w:rsidRPr="00000000" w14:paraId="00000129">
          <w:pPr>
            <w:rPr>
              <w:ins w:author="David Restrepo" w:id="21" w:date="2026-03-21T22:38:51Z"/>
              <w:rPrChange w:author="David Restrepo" w:id="22" w:date="2026-03-21T22:38:51Z">
                <w:rPr/>
              </w:rPrChange>
            </w:rPr>
          </w:pPr>
          <w:sdt>
            <w:sdtPr>
              <w:id w:val="-632182755"/>
              <w:tag w:val="goog_rdk_153"/>
            </w:sdtPr>
            <w:sdtContent>
              <w:ins w:author="David Restrepo" w:id="21" w:date="2026-03-21T22:38:51Z"/>
              <w:sdt>
                <w:sdtPr>
                  <w:id w:val="-284307304"/>
                  <w:tag w:val="goog_rdk_154"/>
                </w:sdtPr>
                <w:sdtContent>
                  <w:ins w:author="David Restrepo" w:id="21" w:date="2026-03-21T22:38:51Z">
                    <w:r w:rsidDel="00000000" w:rsidR="00000000" w:rsidRPr="00000000">
                      <w:rPr>
                        <w:rtl w:val="0"/>
                        <w:rPrChange w:author="David Restrepo" w:id="22" w:date="2026-03-21T22:38:51Z">
                          <w:rPr/>
                        </w:rPrChange>
                      </w:rPr>
                      <w:t xml:space="preserve">Third, computational constraints are insufficiently characterised. Although 70.6% of studies mention resource constraints, few report concrete metrics such as inference time, model size, or hardware requirements. In LMIC settings, where GPU access may be limited or absent, this omission represents a significant barrier to deployment.</w:t>
                    </w:r>
                  </w:ins>
                </w:sdtContent>
              </w:sdt>
              <w:ins w:author="David Restrepo" w:id="21" w:date="2026-03-21T22:38:51Z"/>
            </w:sdtContent>
          </w:sdt>
        </w:p>
      </w:sdtContent>
    </w:sdt>
    <w:sdt>
      <w:sdtPr>
        <w:id w:val="-1906398753"/>
        <w:tag w:val="goog_rdk_157"/>
      </w:sdtPr>
      <w:sdtContent>
        <w:p w:rsidR="00000000" w:rsidDel="00000000" w:rsidP="00000000" w:rsidRDefault="00000000" w:rsidRPr="00000000" w14:paraId="0000012A">
          <w:pPr>
            <w:rPr>
              <w:ins w:author="David Restrepo" w:id="21" w:date="2026-03-21T22:38:51Z"/>
            </w:rPr>
          </w:pPr>
          <w:sdt>
            <w:sdtPr>
              <w:id w:val="93433196"/>
              <w:tag w:val="goog_rdk_156"/>
            </w:sdtPr>
            <w:sdtContent>
              <w:ins w:author="David Restrepo" w:id="21" w:date="2026-03-21T22:38:51Z">
                <w:r w:rsidDel="00000000" w:rsidR="00000000" w:rsidRPr="00000000">
                  <w:rPr>
                    <w:rtl w:val="0"/>
                  </w:rPr>
                </w:r>
              </w:ins>
            </w:sdtContent>
          </w:sdt>
        </w:p>
      </w:sdtContent>
    </w:sdt>
    <w:sdt>
      <w:sdtPr>
        <w:id w:val="613475785"/>
        <w:tag w:val="goog_rdk_162"/>
      </w:sdtPr>
      <w:sdtContent>
        <w:p w:rsidR="00000000" w:rsidDel="00000000" w:rsidP="00000000" w:rsidRDefault="00000000" w:rsidRPr="00000000" w14:paraId="0000012B">
          <w:pPr>
            <w:rPr>
              <w:del w:author="David Restrepo" w:id="21" w:date="2026-03-21T22:38:51Z"/>
              <w:rPrChange w:author="David Restrepo" w:id="22" w:date="2026-03-21T22:38:51Z">
                <w:rPr/>
              </w:rPrChange>
            </w:rPr>
            <w:pPrChange w:author="David Restrepo" w:id="0" w:date="2026-03-21T22:38:51Z">
              <w:pPr>
                <w:pStyle w:val="Heading2"/>
              </w:pPr>
            </w:pPrChange>
          </w:pPr>
          <w:sdt>
            <w:sdtPr>
              <w:id w:val="72109603"/>
              <w:tag w:val="goog_rdk_158"/>
            </w:sdtPr>
            <w:sdtContent>
              <w:ins w:author="David Restrepo" w:id="21" w:date="2026-03-21T22:38:51Z"/>
              <w:sdt>
                <w:sdtPr>
                  <w:id w:val="1589284924"/>
                  <w:tag w:val="goog_rdk_159"/>
                </w:sdtPr>
                <w:sdtContent>
                  <w:ins w:author="David Restrepo" w:id="21" w:date="2026-03-21T22:38:51Z">
                    <w:r w:rsidDel="00000000" w:rsidR="00000000" w:rsidRPr="00000000">
                      <w:rPr>
                        <w:rtl w:val="0"/>
                        <w:rPrChange w:author="David Restrepo" w:id="22" w:date="2026-03-21T22:38:51Z">
                          <w:rPr/>
                        </w:rPrChange>
                      </w:rPr>
                      <w:t xml:space="preserve">Finally, benchmarking practices lack standardisation. With 61% of studies not reporting PSNR and 63% not reporting SSIM, cross-study comparison is difficult. The absence of consistent evaluation protocols slows cumulative progress and limits the interpretability of reported gains.</w:t>
                    </w:r>
                  </w:ins>
                </w:sdtContent>
              </w:sdt>
              <w:ins w:author="David Restrepo" w:id="21" w:date="2026-03-21T22:38:51Z"/>
            </w:sdtContent>
          </w:sdt>
          <w:sdt>
            <w:sdtPr>
              <w:id w:val="-439384990"/>
              <w:tag w:val="goog_rdk_160"/>
            </w:sdtPr>
            <w:sdtContent>
              <w:del w:author="David Restrepo" w:id="21" w:date="2026-03-21T22:38:51Z"/>
              <w:sdt>
                <w:sdtPr>
                  <w:id w:val="-611279999"/>
                  <w:tag w:val="goog_rdk_161"/>
                </w:sdtPr>
                <w:sdtContent>
                  <w:del w:author="David Restrepo" w:id="21" w:date="2026-03-21T22:38:51Z">
                    <w:r w:rsidDel="00000000" w:rsidR="00000000" w:rsidRPr="00000000">
                      <w:rPr>
                        <w:rtl w:val="0"/>
                      </w:rPr>
                    </w:r>
                  </w:del>
                </w:sdtContent>
              </w:sdt>
              <w:del w:author="David Restrepo" w:id="21" w:date="2026-03-21T22:38:51Z"/>
            </w:sdtContent>
          </w:sdt>
        </w:p>
      </w:sdtContent>
    </w:sdt>
    <w:sdt>
      <w:sdtPr>
        <w:id w:val="1738166982"/>
        <w:tag w:val="goog_rdk_167"/>
      </w:sdtPr>
      <w:sdtContent>
        <w:p w:rsidR="00000000" w:rsidDel="00000000" w:rsidP="00000000" w:rsidRDefault="00000000" w:rsidRPr="00000000" w14:paraId="0000012C">
          <w:pPr>
            <w:spacing w:after="140" w:line="276" w:lineRule="auto"/>
            <w:jc w:val="both"/>
            <w:rPr>
              <w:ins w:author="David Restrepo" w:id="23" w:date="2026-03-21T22:38:49Z"/>
              <w:del w:author="David Restrepo" w:id="23" w:date="2026-03-21T22:38:49Z"/>
            </w:rPr>
          </w:pPr>
          <w:sdt>
            <w:sdtPr>
              <w:id w:val="-1543441874"/>
              <w:tag w:val="goog_rdk_164"/>
            </w:sdtPr>
            <w:sdtContent>
              <w:del w:author="David Restrepo" w:id="23" w:date="2026-03-21T22:38:49Z">
                <w:r w:rsidDel="00000000" w:rsidR="00000000" w:rsidRPr="00000000">
                  <w:rPr>
                    <w:b w:val="1"/>
                    <w:bCs w:val="1"/>
                    <w:rtl w:val="0"/>
                  </w:rPr>
                  <w:delText xml:space="preserve">Code availability is critically low</w:delText>
                </w:r>
                <w:r w:rsidDel="00000000" w:rsidR="00000000" w:rsidRPr="00000000">
                  <w:rPr>
                    <w:rtl w:val="0"/>
                  </w:rPr>
                  <w:delText xml:space="preserve"> (13.7% sharing code), structurally excluding resource-limited teams. </w:delText>
                </w:r>
                <w:r w:rsidDel="00000000" w:rsidR="00000000" w:rsidRPr="00000000">
                  <w:rPr>
                    <w:b w:val="1"/>
                    <w:bCs w:val="1"/>
                    <w:rtl w:val="0"/>
                  </w:rPr>
                  <w:delText xml:space="preserve">Low-field MRI is a minority concern</w:delText>
                </w:r>
                <w:r w:rsidDel="00000000" w:rsidR="00000000" w:rsidRPr="00000000">
                  <w:rPr>
                    <w:rtl w:val="0"/>
                  </w:rPr>
                  <w:delText xml:space="preserve"> (29.4% of studies), meaning the majority of SR literature is </w:delText>
                </w:r>
              </w:del>
            </w:sdtContent>
          </w:sdt>
          <w:sdt>
            <w:sdtPr>
              <w:id w:val="1948163269"/>
              <w:tag w:val="goog_rdk_165"/>
            </w:sdtPr>
            <w:sdtContent>
              <w:ins w:author="David Restrepo" w:id="23" w:date="2026-03-21T22:38:49Z">
                <w:sdt>
                  <w:sdtPr>
                    <w:id w:val="-1512859981"/>
                    <w:tag w:val="goog_rdk_166"/>
                  </w:sdtPr>
                  <w:sdtContent>
                    <w:del w:author="David Restrepo" w:id="23" w:date="2026-03-21T22:38:49Z">
                      <w:r w:rsidDel="00000000" w:rsidR="00000000" w:rsidRPr="00000000">
                        <w:rPr>
                          <w:rtl w:val="0"/>
                        </w:rPr>
                      </w:r>
                    </w:del>
                  </w:sdtContent>
                </w:sdt>
              </w:ins>
            </w:sdtContent>
          </w:sdt>
        </w:p>
      </w:sdtContent>
    </w:sdt>
    <w:p w:rsidR="00000000" w:rsidDel="00000000" w:rsidP="00000000" w:rsidRDefault="00000000" w:rsidRPr="00000000" w14:paraId="0000012D">
      <w:pPr>
        <w:spacing w:after="140" w:line="276" w:lineRule="auto"/>
        <w:jc w:val="both"/>
        <w:rPr/>
      </w:pPr>
      <w:sdt>
        <w:sdtPr>
          <w:id w:val="1664046930"/>
          <w:tag w:val="goog_rdk_169"/>
        </w:sdtPr>
        <w:sdtContent>
          <w:del w:author="David Restrepo" w:id="23" w:date="2026-03-21T22:38:49Z">
            <w:r w:rsidDel="00000000" w:rsidR="00000000" w:rsidRPr="00000000">
              <w:rPr>
                <w:rtl w:val="0"/>
              </w:rPr>
              <w:delText xml:space="preserve">validated on data bearing little resemblance to LMIC deployment conditions. </w:delText>
            </w:r>
            <w:r w:rsidDel="00000000" w:rsidR="00000000" w:rsidRPr="00000000">
              <w:rPr>
                <w:b w:val="1"/>
                <w:bCs w:val="1"/>
                <w:rtl w:val="0"/>
              </w:rPr>
              <w:delText xml:space="preserve">Benchmarking is insufficiently standardised</w:delText>
            </w:r>
            <w:r w:rsidDel="00000000" w:rsidR="00000000" w:rsidRPr="00000000">
              <w:rPr>
                <w:rtl w:val="0"/>
              </w:rPr>
              <w:delText xml:space="preserve"> — with 61% omitting PSNR and 63% omitting SSIM, cross-study comparisons are impossible. Adding efficiency metrics (inference time, model size, hardware requirements) would substantially improve translational utility.</w:delText>
            </w:r>
          </w:del>
        </w:sdtContent>
      </w:sdt>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5.3 Enablers and Grounds for Optimism</w:t>
      </w:r>
    </w:p>
    <w:p w:rsidR="00000000" w:rsidDel="00000000" w:rsidP="00000000" w:rsidRDefault="00000000" w:rsidRPr="00000000" w14:paraId="0000012F">
      <w:pPr>
        <w:spacing w:after="140" w:line="276" w:lineRule="auto"/>
        <w:jc w:val="both"/>
        <w:rPr/>
      </w:pPr>
      <w:r w:rsidDel="00000000" w:rsidR="00000000" w:rsidRPr="00000000">
        <w:rPr>
          <w:rtl w:val="0"/>
        </w:rPr>
        <w:t xml:space="preserve">Encouragingly, 71% of studies explicitly addressed resource constraints. The portable MRI ecosystem is growing rapidly.</w:t>
      </w:r>
      <w:r w:rsidDel="00000000" w:rsidR="00000000" w:rsidRPr="00000000">
        <w:rPr>
          <w:sz w:val="16"/>
          <w:szCs w:val="16"/>
          <w:vertAlign w:val="superscript"/>
          <w:rtl w:val="0"/>
        </w:rPr>
        <w:t xml:space="preserve">16,17</w:t>
      </w:r>
      <w:r w:rsidDel="00000000" w:rsidR="00000000" w:rsidRPr="00000000">
        <w:rPr>
          <w:rtl w:val="0"/>
        </w:rPr>
        <w:t xml:space="preserve"> Transfer learning and domain adaptation provide a foundation for adapting 3 T-trained models to 64 mT conditions. Federated learning could enable multi-site LMIC development while preserving data sovereignty. The 2020–2024 increase in median LMIC score from 2 to 4 reflects genuine evolution in research priorities.</w:t>
      </w:r>
    </w:p>
    <w:p w:rsidR="00000000" w:rsidDel="00000000" w:rsidP="00000000" w:rsidRDefault="00000000" w:rsidRPr="00000000" w14:paraId="00000130">
      <w:pPr>
        <w:pStyle w:val="Heading2"/>
        <w:rPr/>
      </w:pPr>
      <w:r w:rsidDel="00000000" w:rsidR="00000000" w:rsidRPr="00000000">
        <w:rPr>
          <w:rtl w:val="0"/>
        </w:rPr>
        <w:t xml:space="preserve">5.4 A Three-Pillar Research Agenda</w:t>
      </w:r>
    </w:p>
    <w:sdt>
      <w:sdtPr>
        <w:id w:val="588942158"/>
        <w:tag w:val="goog_rdk_173"/>
      </w:sdtPr>
      <w:sdtContent>
        <w:p w:rsidR="00000000" w:rsidDel="00000000" w:rsidP="00000000" w:rsidRDefault="00000000" w:rsidRPr="00000000" w14:paraId="00000131">
          <w:pPr>
            <w:spacing w:after="140" w:line="276" w:lineRule="auto"/>
            <w:jc w:val="both"/>
            <w:rPr>
              <w:ins w:author="David Restrepo" w:id="24" w:date="2026-03-21T22:40:04Z"/>
            </w:rPr>
          </w:pPr>
          <w:sdt>
            <w:sdtPr>
              <w:id w:val="-1853186240"/>
              <w:tag w:val="goog_rdk_171"/>
            </w:sdtPr>
            <w:sdtContent>
              <w:ins w:author="David Restrepo" w:id="24" w:date="2026-03-21T22:40:04Z"/>
              <w:sdt>
                <w:sdtPr>
                  <w:id w:val="-1346862455"/>
                  <w:tag w:val="goog_rdk_172"/>
                </w:sdtPr>
                <w:sdtContent>
                  <w:ins w:author="David Restrepo" w:id="24" w:date="2026-03-21T22:40:04Z">
                    <w:r w:rsidDel="00000000" w:rsidR="00000000" w:rsidRPr="00000000">
                      <w:rPr>
                        <w:rtl w:val="0"/>
                        <w:rPrChange w:author="David Restrepo" w:id="25" w:date="2026-03-21T22:40:04Z">
                          <w:rPr/>
                        </w:rPrChange>
                      </w:rPr>
                      <w:t xml:space="preserve">Based on the gaps identified, we propose a three-pillar research agenda.</w:t>
                    </w:r>
                  </w:ins>
                </w:sdtContent>
              </w:sdt>
              <w:ins w:author="David Restrepo" w:id="24" w:date="2026-03-21T22:40:04Z">
                <w:r w:rsidDel="00000000" w:rsidR="00000000" w:rsidRPr="00000000">
                  <w:rPr>
                    <w:rtl w:val="0"/>
                  </w:rPr>
                </w:r>
              </w:ins>
            </w:sdtContent>
          </w:sdt>
        </w:p>
      </w:sdtContent>
    </w:sdt>
    <w:sdt>
      <w:sdtPr>
        <w:id w:val="943822042"/>
        <w:tag w:val="goog_rdk_176"/>
      </w:sdtPr>
      <w:sdtContent>
        <w:p w:rsidR="00000000" w:rsidDel="00000000" w:rsidP="00000000" w:rsidRDefault="00000000" w:rsidRPr="00000000" w14:paraId="00000132">
          <w:pPr>
            <w:spacing w:after="140" w:line="276" w:lineRule="auto"/>
            <w:jc w:val="both"/>
            <w:rPr>
              <w:ins w:author="David Restrepo" w:id="24" w:date="2026-03-21T22:40:04Z"/>
            </w:rPr>
          </w:pPr>
          <w:sdt>
            <w:sdtPr>
              <w:id w:val="-967356372"/>
              <w:tag w:val="goog_rdk_174"/>
            </w:sdtPr>
            <w:sdtContent>
              <w:ins w:author="David Restrepo" w:id="24" w:date="2026-03-21T22:40:04Z"/>
              <w:sdt>
                <w:sdtPr>
                  <w:id w:val="-1040818445"/>
                  <w:tag w:val="goog_rdk_175"/>
                </w:sdtPr>
                <w:sdtContent>
                  <w:ins w:author="David Restrepo" w:id="24" w:date="2026-03-21T22:40:04Z">
                    <w:r w:rsidDel="00000000" w:rsidR="00000000" w:rsidRPr="00000000">
                      <w:rPr>
                        <w:rtl w:val="0"/>
                        <w:rPrChange w:author="David Restrepo" w:id="25" w:date="2026-03-21T22:40:04Z">
                          <w:rPr/>
                        </w:rPrChange>
                      </w:rPr>
                      <w:t xml:space="preserve">Pillar 1 — Technical. Future work should prioritise domain adaptation across field strengths (e.g., 3 T to 64 mT), systematic benchmarking across acquisition conditions, and the development of computationally efficient models suitable for deployment on constrained hardware (&lt;100 MB, &lt;5 s CPU inference).</w:t>
                    </w:r>
                  </w:ins>
                </w:sdtContent>
              </w:sdt>
              <w:ins w:author="David Restrepo" w:id="24" w:date="2026-03-21T22:40:04Z">
                <w:r w:rsidDel="00000000" w:rsidR="00000000" w:rsidRPr="00000000">
                  <w:rPr>
                    <w:rtl w:val="0"/>
                  </w:rPr>
                </w:r>
              </w:ins>
            </w:sdtContent>
          </w:sdt>
        </w:p>
      </w:sdtContent>
    </w:sdt>
    <w:sdt>
      <w:sdtPr>
        <w:id w:val="208827793"/>
        <w:tag w:val="goog_rdk_179"/>
      </w:sdtPr>
      <w:sdtContent>
        <w:p w:rsidR="00000000" w:rsidDel="00000000" w:rsidP="00000000" w:rsidRDefault="00000000" w:rsidRPr="00000000" w14:paraId="00000133">
          <w:pPr>
            <w:spacing w:after="140" w:line="276" w:lineRule="auto"/>
            <w:jc w:val="both"/>
            <w:rPr>
              <w:ins w:author="David Restrepo" w:id="24" w:date="2026-03-21T22:40:04Z"/>
            </w:rPr>
          </w:pPr>
          <w:sdt>
            <w:sdtPr>
              <w:id w:val="-1774714736"/>
              <w:tag w:val="goog_rdk_177"/>
            </w:sdtPr>
            <w:sdtContent>
              <w:ins w:author="David Restrepo" w:id="24" w:date="2026-03-21T22:40:04Z"/>
              <w:sdt>
                <w:sdtPr>
                  <w:id w:val="-1647833646"/>
                  <w:tag w:val="goog_rdk_178"/>
                </w:sdtPr>
                <w:sdtContent>
                  <w:ins w:author="David Restrepo" w:id="24" w:date="2026-03-21T22:40:04Z">
                    <w:r w:rsidDel="00000000" w:rsidR="00000000" w:rsidRPr="00000000">
                      <w:rPr>
                        <w:rtl w:val="0"/>
                        <w:rPrChange w:author="David Restrepo" w:id="25" w:date="2026-03-21T22:40:04Z">
                          <w:rPr/>
                        </w:rPrChange>
                      </w:rPr>
                      <w:t xml:space="preserve">Pillar 2 — Clinical. Prospective studies in LMIC settings are needed to evaluate diagnostic utility. This includes multi-reader studies with local clinicians and evaluation on clinically relevant tasks beyond pixel-level metrics.</w:t>
                    </w:r>
                  </w:ins>
                </w:sdtContent>
              </w:sdt>
              <w:ins w:author="David Restrepo" w:id="24" w:date="2026-03-21T22:40:04Z">
                <w:r w:rsidDel="00000000" w:rsidR="00000000" w:rsidRPr="00000000">
                  <w:rPr>
                    <w:rtl w:val="0"/>
                  </w:rPr>
                </w:r>
              </w:ins>
            </w:sdtContent>
          </w:sdt>
        </w:p>
      </w:sdtContent>
    </w:sdt>
    <w:sdt>
      <w:sdtPr>
        <w:id w:val="-168646250"/>
        <w:tag w:val="goog_rdk_182"/>
      </w:sdtPr>
      <w:sdtContent>
        <w:p w:rsidR="00000000" w:rsidDel="00000000" w:rsidP="00000000" w:rsidRDefault="00000000" w:rsidRPr="00000000" w14:paraId="00000134">
          <w:pPr>
            <w:spacing w:after="140" w:line="276" w:lineRule="auto"/>
            <w:jc w:val="both"/>
            <w:rPr>
              <w:ins w:author="David Restrepo" w:id="24" w:date="2026-03-21T22:40:04Z"/>
              <w:rPrChange w:author="David Restrepo" w:id="25" w:date="2026-03-21T22:40:04Z">
                <w:rPr/>
              </w:rPrChange>
            </w:rPr>
          </w:pPr>
          <w:sdt>
            <w:sdtPr>
              <w:id w:val="-1043200429"/>
              <w:tag w:val="goog_rdk_180"/>
            </w:sdtPr>
            <w:sdtContent>
              <w:ins w:author="David Restrepo" w:id="24" w:date="2026-03-21T22:40:04Z"/>
              <w:sdt>
                <w:sdtPr>
                  <w:id w:val="-252778629"/>
                  <w:tag w:val="goog_rdk_181"/>
                </w:sdtPr>
                <w:sdtContent>
                  <w:ins w:author="David Restrepo" w:id="24" w:date="2026-03-21T22:40:04Z">
                    <w:r w:rsidDel="00000000" w:rsidR="00000000" w:rsidRPr="00000000">
                      <w:rPr>
                        <w:rtl w:val="0"/>
                        <w:rPrChange w:author="David Restrepo" w:id="25" w:date="2026-03-21T22:40:04Z">
                          <w:rPr/>
                        </w:rPrChange>
                      </w:rPr>
                      <w:t xml:space="preserve">Pillar 3 — Implementation. Open-source release of code and models should become standard practice. The development of LMIC-specific datasets, inclusion of local collaborators, and clearer reporting of deployment constraints are essential to enable adoption. The TR framework introduced here could serve as a standardised reporting tool.</w:t>
                    </w:r>
                  </w:ins>
                </w:sdtContent>
              </w:sdt>
              <w:ins w:author="David Restrepo" w:id="24" w:date="2026-03-21T22:40:04Z"/>
            </w:sdtContent>
          </w:sdt>
        </w:p>
      </w:sdtContent>
    </w:sdt>
    <w:p w:rsidR="00000000" w:rsidDel="00000000" w:rsidP="00000000" w:rsidRDefault="00000000" w:rsidRPr="00000000" w14:paraId="00000135">
      <w:pPr>
        <w:spacing w:after="140" w:line="276" w:lineRule="auto"/>
        <w:jc w:val="both"/>
        <w:rPr/>
      </w:pPr>
      <w:sdt>
        <w:sdtPr>
          <w:id w:val="-1035520660"/>
          <w:tag w:val="goog_rdk_184"/>
        </w:sdtPr>
        <w:sdtContent>
          <w:del w:author="David Restrepo" w:id="24" w:date="2026-03-21T22:40:04Z"/>
          <w:sdt>
            <w:sdtPr>
              <w:id w:val="-1122236915"/>
              <w:tag w:val="goog_rdk_185"/>
            </w:sdtPr>
            <w:sdtContent>
              <w:del w:author="David Restrepo" w:id="24" w:date="2026-03-21T22:40:04Z">
                <w:r w:rsidDel="00000000" w:rsidR="00000000" w:rsidRPr="00000000">
                  <w:rPr>
                    <w:rtl w:val="0"/>
                    <w:rPrChange w:author="David Restrepo" w:id="25" w:date="2026-03-21T22:40:04Z">
                      <w:rPr/>
                    </w:rPrChange>
                  </w:rPr>
                  <w:delText xml:space="preserve">Based on the gaps identified, we propose a three-pillar research agenda (Fig. 4). </w:delText>
                </w:r>
              </w:del>
            </w:sdtContent>
          </w:sdt>
          <w:del w:author="David Restrepo" w:id="24" w:date="2026-03-21T22:40:04Z">
            <w:sdt>
              <w:sdtPr>
                <w:id w:val="-700187370"/>
                <w:tag w:val="goog_rdk_186"/>
              </w:sdtPr>
              <w:sdtContent>
                <w:r w:rsidDel="00000000" w:rsidR="00000000" w:rsidRPr="00000000">
                  <w:rPr>
                    <w:rtl w:val="0"/>
                    <w:rPrChange w:author="David Restrepo" w:id="25" w:date="2026-03-21T22:40:04Z">
                      <w:rPr>
                        <w:b w:val="1"/>
                        <w:bCs w:val="1"/>
                      </w:rPr>
                    </w:rPrChange>
                  </w:rPr>
                  <w:delText xml:space="preserve">Pillar 1 — Technical: </w:delText>
                </w:r>
              </w:sdtContent>
            </w:sdt>
            <w:sdt>
              <w:sdtPr>
                <w:id w:val="-2099981933"/>
                <w:tag w:val="goog_rdk_187"/>
              </w:sdtPr>
              <w:sdtContent>
                <w:r w:rsidDel="00000000" w:rsidR="00000000" w:rsidRPr="00000000">
                  <w:rPr>
                    <w:rtl w:val="0"/>
                    <w:rPrChange w:author="David Restrepo" w:id="25" w:date="2026-03-21T22:40:04Z">
                      <w:rPr/>
                    </w:rPrChange>
                  </w:rPr>
                  <w:delText xml:space="preserve">domain adaptation (3 T→64 mT); edge-deployable architectures (&lt;100 MB, &lt;5 s CPU inference); systematic field-strength benchmarking. </w:delText>
                </w:r>
              </w:sdtContent>
            </w:sdt>
            <w:sdt>
              <w:sdtPr>
                <w:id w:val="2038015252"/>
                <w:tag w:val="goog_rdk_188"/>
              </w:sdtPr>
              <w:sdtContent>
                <w:r w:rsidDel="00000000" w:rsidR="00000000" w:rsidRPr="00000000">
                  <w:rPr>
                    <w:rtl w:val="0"/>
                    <w:rPrChange w:author="David Restrepo" w:id="25" w:date="2026-03-21T22:40:04Z">
                      <w:rPr>
                        <w:b w:val="1"/>
                        <w:bCs w:val="1"/>
                      </w:rPr>
                    </w:rPrChange>
                  </w:rPr>
                  <w:delText xml:space="preserve">Pillar 2 — Clinical: </w:delText>
                </w:r>
              </w:sdtContent>
            </w:sdt>
            <w:sdt>
              <w:sdtPr>
                <w:id w:val="-734491938"/>
                <w:tag w:val="goog_rdk_189"/>
              </w:sdtPr>
              <w:sdtContent>
                <w:r w:rsidDel="00000000" w:rsidR="00000000" w:rsidRPr="00000000">
                  <w:rPr>
                    <w:rtl w:val="0"/>
                    <w:rPrChange w:author="David Restrepo" w:id="25" w:date="2026-03-21T22:40:04Z">
                      <w:rPr/>
                    </w:rPrChange>
                  </w:rPr>
                  <w:delText xml:space="preserve">prospective multi-reader diagnostic accuracy studies at LMIC sites with local radiologist readers and pre-specified endpoints. </w:delText>
                </w:r>
              </w:sdtContent>
            </w:sdt>
            <w:sdt>
              <w:sdtPr>
                <w:id w:val="-1536514396"/>
                <w:tag w:val="goog_rdk_190"/>
              </w:sdtPr>
              <w:sdtContent>
                <w:r w:rsidDel="00000000" w:rsidR="00000000" w:rsidRPr="00000000">
                  <w:rPr>
                    <w:rtl w:val="0"/>
                    <w:rPrChange w:author="David Restrepo" w:id="25" w:date="2026-03-21T22:40:04Z">
                      <w:rPr>
                        <w:b w:val="1"/>
                        <w:bCs w:val="1"/>
                      </w:rPr>
                    </w:rPrChange>
                  </w:rPr>
                  <w:delText xml:space="preserve">Pillar 3 — Implementation: </w:delText>
                </w:r>
              </w:sdtContent>
            </w:sdt>
            <w:sdt>
              <w:sdtPr>
                <w:id w:val="625781084"/>
                <w:tag w:val="goog_rdk_191"/>
              </w:sdtPr>
              <w:sdtContent>
                <w:r w:rsidDel="00000000" w:rsidR="00000000" w:rsidRPr="00000000">
                  <w:rPr>
                    <w:rtl w:val="0"/>
                    <w:rPrChange w:author="David Restrepo" w:id="25" w:date="2026-03-21T22:40:04Z">
                      <w:rPr/>
                    </w:rPrChange>
                  </w:rPr>
                  <w:delText xml:space="preserve">mandatory open-source release; LMIC-specific benchmarking datasets; co-investigator partnerships; regulatory pathway guidance; formal adoption of the TR framework as a standard reporting element.</w:delText>
                </w:r>
              </w:sdtContent>
            </w:sdt>
          </w:del>
        </w:sdtContent>
      </w:sdt>
      <w:r w:rsidDel="00000000" w:rsidR="00000000" w:rsidRPr="00000000">
        <w:rPr>
          <w:rtl w:val="0"/>
        </w:rPr>
      </w:r>
    </w:p>
    <w:p w:rsidR="00000000" w:rsidDel="00000000" w:rsidP="00000000" w:rsidRDefault="00000000" w:rsidRPr="00000000" w14:paraId="00000136">
      <w:pPr>
        <w:spacing w:before="100" w:lineRule="auto"/>
        <w:jc w:val="center"/>
        <w:rPr/>
      </w:pPr>
      <w:r w:rsidDel="00000000" w:rsidR="00000000" w:rsidRPr="00000000">
        <w:rPr/>
        <w:drawing>
          <wp:inline distB="0" distT="0" distL="0" distR="0">
            <wp:extent cx="5857875" cy="3771900"/>
            <wp:effectExtent b="0" l="0" r="0" t="0"/>
            <wp:docPr descr="/home/claude/roadmap.png" id="10" name="image1.png"/>
            <a:graphic>
              <a:graphicData uri="http://schemas.openxmlformats.org/drawingml/2006/picture">
                <pic:pic>
                  <pic:nvPicPr>
                    <pic:cNvPr descr="/home/claude/roadmap.png" id="0" name="image1.png"/>
                    <pic:cNvPicPr preferRelativeResize="0"/>
                  </pic:nvPicPr>
                  <pic:blipFill>
                    <a:blip r:embed="rId11"/>
                    <a:srcRect b="0" l="0" r="0" t="0"/>
                    <a:stretch>
                      <a:fillRect/>
                    </a:stretch>
                  </pic:blipFill>
                  <pic:spPr>
                    <a:xfrm>
                      <a:off x="0" y="0"/>
                      <a:ext cx="58578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80" w:before="80" w:lineRule="auto"/>
        <w:rPr/>
      </w:pPr>
      <w:r w:rsidDel="00000000" w:rsidR="00000000" w:rsidRPr="00000000">
        <w:rPr>
          <w:b w:val="1"/>
          <w:bCs w:val="1"/>
          <w:sz w:val="18"/>
          <w:szCs w:val="18"/>
          <w:rtl w:val="0"/>
        </w:rPr>
        <w:t xml:space="preserve">Figure 4.</w:t>
      </w:r>
      <w:r w:rsidDel="00000000" w:rsidR="00000000" w:rsidRPr="00000000">
        <w:rPr>
          <w:i w:val="1"/>
          <w:iCs w:val="1"/>
          <w:color w:val="333333"/>
          <w:sz w:val="18"/>
          <w:szCs w:val="18"/>
          <w:rtl w:val="0"/>
        </w:rPr>
        <w:t xml:space="preserve"> Translational roadmap from MRI super-resolution research to LMIC deployment, showing current state, key barriers, enablers, and the proposed three-pillar research agenda.</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5.5 Comparison with Prior Reviews and Limitations</w:t>
      </w:r>
    </w:p>
    <w:sdt>
      <w:sdtPr>
        <w:id w:val="-1754075076"/>
        <w:tag w:val="goog_rdk_195"/>
      </w:sdtPr>
      <w:sdtContent>
        <w:p w:rsidR="00000000" w:rsidDel="00000000" w:rsidP="00000000" w:rsidRDefault="00000000" w:rsidRPr="00000000" w14:paraId="00000139">
          <w:pPr>
            <w:spacing w:after="140" w:line="276" w:lineRule="auto"/>
            <w:jc w:val="both"/>
            <w:rPr>
              <w:ins w:author="David Restrepo" w:id="26" w:date="2026-03-21T22:40:31Z"/>
            </w:rPr>
          </w:pPr>
          <w:sdt>
            <w:sdtPr>
              <w:id w:val="1147886720"/>
              <w:tag w:val="goog_rdk_193"/>
            </w:sdtPr>
            <w:sdtContent>
              <w:ins w:author="David Restrepo" w:id="26" w:date="2026-03-21T22:40:31Z"/>
              <w:sdt>
                <w:sdtPr>
                  <w:id w:val="518796079"/>
                  <w:tag w:val="goog_rdk_194"/>
                </w:sdtPr>
                <w:sdtContent>
                  <w:ins w:author="David Restrepo" w:id="26" w:date="2026-03-21T22:40:31Z">
                    <w:r w:rsidDel="00000000" w:rsidR="00000000" w:rsidRPr="00000000">
                      <w:rPr>
                        <w:rtl w:val="0"/>
                        <w:rPrChange w:author="David Restrepo" w:id="27" w:date="2026-03-21T22:40:31Z">
                          <w:rPr/>
                        </w:rPrChange>
                      </w:rPr>
                      <w:t xml:space="preserve">This is, to our knowledge, the first systematic review of MRI SR to integrate technical evaluation with explicit LMIC translational scoring. By combining these perspectives, we provide a more comprehensive assessment of the field’s readiness for global deployment.</w:t>
                    </w:r>
                  </w:ins>
                </w:sdtContent>
              </w:sdt>
              <w:ins w:author="David Restrepo" w:id="26" w:date="2026-03-21T22:40:31Z">
                <w:r w:rsidDel="00000000" w:rsidR="00000000" w:rsidRPr="00000000">
                  <w:rPr>
                    <w:rtl w:val="0"/>
                  </w:rPr>
                </w:r>
              </w:ins>
            </w:sdtContent>
          </w:sdt>
        </w:p>
      </w:sdtContent>
    </w:sdt>
    <w:sdt>
      <w:sdtPr>
        <w:id w:val="455573279"/>
        <w:tag w:val="goog_rdk_198"/>
      </w:sdtPr>
      <w:sdtContent>
        <w:p w:rsidR="00000000" w:rsidDel="00000000" w:rsidP="00000000" w:rsidRDefault="00000000" w:rsidRPr="00000000" w14:paraId="0000013A">
          <w:pPr>
            <w:spacing w:after="140" w:line="276" w:lineRule="auto"/>
            <w:jc w:val="both"/>
            <w:rPr>
              <w:ins w:author="David Restrepo" w:id="26" w:date="2026-03-21T22:40:31Z"/>
              <w:rPrChange w:author="David Restrepo" w:id="27" w:date="2026-03-21T22:40:31Z">
                <w:rPr/>
              </w:rPrChange>
            </w:rPr>
          </w:pPr>
          <w:sdt>
            <w:sdtPr>
              <w:id w:val="1819692311"/>
              <w:tag w:val="goog_rdk_196"/>
            </w:sdtPr>
            <w:sdtContent>
              <w:ins w:author="David Restrepo" w:id="26" w:date="2026-03-21T22:40:31Z"/>
              <w:sdt>
                <w:sdtPr>
                  <w:id w:val="1976647430"/>
                  <w:tag w:val="goog_rdk_197"/>
                </w:sdtPr>
                <w:sdtContent>
                  <w:ins w:author="David Restrepo" w:id="26" w:date="2026-03-21T22:40:31Z">
                    <w:r w:rsidDel="00000000" w:rsidR="00000000" w:rsidRPr="00000000">
                      <w:rPr>
                        <w:rtl w:val="0"/>
                        <w:rPrChange w:author="David Restrepo" w:id="27" w:date="2026-03-21T22:40:31Z">
                          <w:rPr/>
                        </w:rPrChange>
                      </w:rPr>
                      <w:t xml:space="preserve">Limitations include potential inter-rater variability in LMIC scoring, incomplete reporting of performance metrics (with 61% missing PSNR), and restriction to English-language studies. In addition, the review period may not fully capture the most recent developments in transformer and diffusion-based approaches.</w:t>
                    </w:r>
                  </w:ins>
                </w:sdtContent>
              </w:sdt>
              <w:ins w:author="David Restrepo" w:id="26" w:date="2026-03-21T22:40:31Z"/>
            </w:sdtContent>
          </w:sdt>
        </w:p>
      </w:sdtContent>
    </w:sdt>
    <w:p w:rsidR="00000000" w:rsidDel="00000000" w:rsidP="00000000" w:rsidRDefault="00000000" w:rsidRPr="00000000" w14:paraId="0000013B">
      <w:pPr>
        <w:spacing w:after="140" w:line="276" w:lineRule="auto"/>
        <w:jc w:val="both"/>
        <w:rPr/>
      </w:pPr>
      <w:sdt>
        <w:sdtPr>
          <w:id w:val="-1137442543"/>
          <w:tag w:val="goog_rdk_200"/>
        </w:sdtPr>
        <w:sdtContent>
          <w:del w:author="David Restrepo" w:id="26" w:date="2026-03-21T22:40:31Z"/>
          <w:sdt>
            <w:sdtPr>
              <w:id w:val="-99891902"/>
              <w:tag w:val="goog_rdk_201"/>
            </w:sdtPr>
            <w:sdtContent>
              <w:del w:author="David Restrepo" w:id="26" w:date="2026-03-21T22:40:31Z">
                <w:r w:rsidDel="00000000" w:rsidR="00000000" w:rsidRPr="00000000">
                  <w:rPr>
                    <w:rtl w:val="0"/>
                    <w:rPrChange w:author="David Restrepo" w:id="27" w:date="2026-03-21T22:40:31Z">
                      <w:rPr/>
                    </w:rPrChange>
                  </w:rPr>
                  <w:delText xml:space="preserve">This is the first systematic review of MRI SR to combine technical assessment with explicit LMIC translational scoring. Limitations include inter-rater variability in LMIC scores; 61% missing PSNR data; English-language restriction; and a cutoff predating the most recent transformer and diffusion developments.</w:delText>
                </w:r>
              </w:del>
            </w:sdtContent>
          </w:sdt>
          <w:del w:author="David Restrepo" w:id="26" w:date="2026-03-21T22:40:31Z"/>
        </w:sdtContent>
      </w:sdt>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6. Conclusion</w:t>
      </w:r>
    </w:p>
    <w:p w:rsidR="00000000" w:rsidDel="00000000" w:rsidP="00000000" w:rsidRDefault="00000000" w:rsidRPr="00000000" w14:paraId="0000013E">
      <w:pPr>
        <w:spacing w:after="140" w:line="276" w:lineRule="auto"/>
        <w:jc w:val="both"/>
        <w:rPr/>
      </w:pPr>
      <w:r w:rsidDel="00000000" w:rsidR="00000000" w:rsidRPr="00000000">
        <w:rPr>
          <w:rtl w:val="0"/>
        </w:rPr>
        <w:t xml:space="preserve">This systematic review of 56 deep learning MRI super-resolution studies (2020–2025) documents a technically sophisticated but globally underdeployed field. CNN-dominated architectures (46%) applied predominantly to brain MRI (48%) achieve median PSNR 34.1 dB and SSIM 0.913 — meaningful technical advances with real potential for LMIC impact.</w:t>
      </w:r>
    </w:p>
    <w:p w:rsidR="00000000" w:rsidDel="00000000" w:rsidP="00000000" w:rsidRDefault="00000000" w:rsidRPr="00000000" w14:paraId="0000013F">
      <w:pPr>
        <w:spacing w:after="140" w:line="276" w:lineRule="auto"/>
        <w:jc w:val="both"/>
        <w:rPr/>
      </w:pPr>
      <w:r w:rsidDel="00000000" w:rsidR="00000000" w:rsidRPr="00000000">
        <w:rPr>
          <w:rtl w:val="0"/>
        </w:rPr>
        <w:t xml:space="preserve">However, translational readiness remains critically low: only 4 studies (7%) directly target LMIC applications, only 16% share source code, and only 27% address low-field MRI. A mean TR score of 1.9/5 indicates the average published study satisfies fewer than two of the five deployment readiness criteria.</w:t>
      </w:r>
    </w:p>
    <w:p w:rsidR="00000000" w:rsidDel="00000000" w:rsidP="00000000" w:rsidRDefault="00000000" w:rsidRPr="00000000" w14:paraId="00000140">
      <w:pPr>
        <w:spacing w:after="140" w:line="276" w:lineRule="auto"/>
        <w:jc w:val="both"/>
        <w:rPr/>
      </w:pPr>
      <w:r w:rsidDel="00000000" w:rsidR="00000000" w:rsidRPr="00000000">
        <w:rPr>
          <w:rtl w:val="0"/>
        </w:rPr>
        <w:t xml:space="preserve">Encouragingly, median LMIC Relevance Score rose from 2.0 in 2020 to 4.0 in 2024; low-field MRI mentions increased from 0% to 55%, suggesting the field is approaching an inflection point.</w:t>
      </w:r>
    </w:p>
    <w:p w:rsidR="00000000" w:rsidDel="00000000" w:rsidP="00000000" w:rsidRDefault="00000000" w:rsidRPr="00000000" w14:paraId="00000141">
      <w:pPr>
        <w:spacing w:after="140" w:line="276" w:lineRule="auto"/>
        <w:jc w:val="both"/>
        <w:rPr/>
      </w:pPr>
      <w:r w:rsidDel="00000000" w:rsidR="00000000" w:rsidRPr="00000000">
        <w:rPr>
          <w:rtl w:val="0"/>
        </w:rPr>
        <w:t xml:space="preserve">We propose a Translational Readiness framework and a three-pillar research agenda — Technical, Clinical, and Implementation — to accelerate equitable translation. The machine learning community has the tools to close the MRI imaging equity gap. Realising this potential requires code sharing as a default practice, low-field validation as a standard benchmark, and LMIC partnership as a first-class research design principle.</w:t>
      </w:r>
    </w:p>
    <w:p w:rsidR="00000000" w:rsidDel="00000000" w:rsidP="00000000" w:rsidRDefault="00000000" w:rsidRPr="00000000" w14:paraId="00000142">
      <w:pPr>
        <w:spacing w:after="200" w:lineRule="auto"/>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7. References</w:t>
      </w:r>
    </w:p>
    <w:p w:rsidR="00000000" w:rsidDel="00000000" w:rsidP="00000000" w:rsidRDefault="00000000" w:rsidRPr="00000000" w14:paraId="00000144">
      <w:pPr>
        <w:spacing w:after="80" w:lineRule="auto"/>
        <w:ind w:left="360" w:hanging="360"/>
        <w:rPr/>
      </w:pPr>
      <w:r w:rsidDel="00000000" w:rsidR="00000000" w:rsidRPr="00000000">
        <w:rPr>
          <w:sz w:val="18"/>
          <w:szCs w:val="18"/>
          <w:rtl w:val="0"/>
        </w:rPr>
        <w:t xml:space="preserve">1. World Health Organization. WHO Global Atlas of Medical Devices. Geneva: WHO; 2020.</w:t>
      </w:r>
      <w:r w:rsidDel="00000000" w:rsidR="00000000" w:rsidRPr="00000000">
        <w:rPr>
          <w:rtl w:val="0"/>
        </w:rPr>
      </w:r>
    </w:p>
    <w:p w:rsidR="00000000" w:rsidDel="00000000" w:rsidP="00000000" w:rsidRDefault="00000000" w:rsidRPr="00000000" w14:paraId="00000145">
      <w:pPr>
        <w:spacing w:after="80" w:lineRule="auto"/>
        <w:ind w:left="360" w:hanging="360"/>
        <w:rPr/>
      </w:pPr>
      <w:r w:rsidDel="00000000" w:rsidR="00000000" w:rsidRPr="00000000">
        <w:rPr>
          <w:sz w:val="18"/>
          <w:szCs w:val="18"/>
          <w:rtl w:val="0"/>
        </w:rPr>
        <w:t xml:space="preserve">2. Ogbole GI, Adeyomoye AO, Badu-Peprah A, Mensah Y, Nzeh DA. Survey of magnetic resonance imaging availability in West Africa. Pan Afr Med J. 2018;30:240.</w:t>
      </w:r>
      <w:r w:rsidDel="00000000" w:rsidR="00000000" w:rsidRPr="00000000">
        <w:rPr>
          <w:rtl w:val="0"/>
        </w:rPr>
      </w:r>
    </w:p>
    <w:p w:rsidR="00000000" w:rsidDel="00000000" w:rsidP="00000000" w:rsidRDefault="00000000" w:rsidRPr="00000000" w14:paraId="00000146">
      <w:pPr>
        <w:spacing w:after="80" w:lineRule="auto"/>
        <w:ind w:left="360" w:hanging="360"/>
        <w:rPr/>
      </w:pPr>
      <w:r w:rsidDel="00000000" w:rsidR="00000000" w:rsidRPr="00000000">
        <w:rPr>
          <w:sz w:val="18"/>
          <w:szCs w:val="18"/>
          <w:rtl w:val="0"/>
        </w:rPr>
        <w:t xml:space="preserve">3. Geethanath S, et al. Accessible magnetic resonance imaging: a review. J Magn Reson Imaging. 2019;49(7):e65–e77.</w:t>
      </w:r>
      <w:r w:rsidDel="00000000" w:rsidR="00000000" w:rsidRPr="00000000">
        <w:rPr>
          <w:rtl w:val="0"/>
        </w:rPr>
      </w:r>
    </w:p>
    <w:p w:rsidR="00000000" w:rsidDel="00000000" w:rsidP="00000000" w:rsidRDefault="00000000" w:rsidRPr="00000000" w14:paraId="00000147">
      <w:pPr>
        <w:spacing w:after="80" w:lineRule="auto"/>
        <w:ind w:left="360" w:hanging="360"/>
        <w:rPr/>
      </w:pPr>
      <w:r w:rsidDel="00000000" w:rsidR="00000000" w:rsidRPr="00000000">
        <w:rPr>
          <w:sz w:val="18"/>
          <w:szCs w:val="18"/>
          <w:rtl w:val="0"/>
        </w:rPr>
        <w:t xml:space="preserve">4. Kawooya MG. Training for magnetic resonance imaging (MRI) in Africa. J Clin Imaging Sci. 2012;2:74.</w:t>
      </w:r>
      <w:r w:rsidDel="00000000" w:rsidR="00000000" w:rsidRPr="00000000">
        <w:rPr>
          <w:rtl w:val="0"/>
        </w:rPr>
      </w:r>
    </w:p>
    <w:p w:rsidR="00000000" w:rsidDel="00000000" w:rsidP="00000000" w:rsidRDefault="00000000" w:rsidRPr="00000000" w14:paraId="00000148">
      <w:pPr>
        <w:spacing w:after="80" w:lineRule="auto"/>
        <w:ind w:left="360" w:hanging="360"/>
        <w:rPr/>
      </w:pPr>
      <w:r w:rsidDel="00000000" w:rsidR="00000000" w:rsidRPr="00000000">
        <w:rPr>
          <w:sz w:val="18"/>
          <w:szCs w:val="18"/>
          <w:rtl w:val="0"/>
        </w:rPr>
        <w:t xml:space="preserve">5. Hyperfine Inc. Swoop Portable MR Imaging System. 510(k) premarket notification. US FDA; 2020.</w:t>
      </w:r>
      <w:r w:rsidDel="00000000" w:rsidR="00000000" w:rsidRPr="00000000">
        <w:rPr>
          <w:rtl w:val="0"/>
        </w:rPr>
      </w:r>
    </w:p>
    <w:p w:rsidR="00000000" w:rsidDel="00000000" w:rsidP="00000000" w:rsidRDefault="00000000" w:rsidRPr="00000000" w14:paraId="00000149">
      <w:pPr>
        <w:spacing w:after="80" w:lineRule="auto"/>
        <w:ind w:left="360" w:hanging="360"/>
        <w:rPr/>
      </w:pPr>
      <w:r w:rsidDel="00000000" w:rsidR="00000000" w:rsidRPr="00000000">
        <w:rPr>
          <w:sz w:val="18"/>
          <w:szCs w:val="18"/>
          <w:rtl w:val="0"/>
        </w:rPr>
        <w:t xml:space="preserve">6. Iglesias JE, et al. Joint super-resolution and synthesis of 1 mm isotropic MP-RAGE volumes from clinical MRI exams. NeuroImage. 2021;237:118206.</w:t>
      </w:r>
      <w:r w:rsidDel="00000000" w:rsidR="00000000" w:rsidRPr="00000000">
        <w:rPr>
          <w:rtl w:val="0"/>
        </w:rPr>
      </w:r>
    </w:p>
    <w:p w:rsidR="00000000" w:rsidDel="00000000" w:rsidP="00000000" w:rsidRDefault="00000000" w:rsidRPr="00000000" w14:paraId="0000014A">
      <w:pPr>
        <w:spacing w:after="80" w:lineRule="auto"/>
        <w:ind w:left="360" w:hanging="360"/>
        <w:rPr/>
      </w:pPr>
      <w:r w:rsidDel="00000000" w:rsidR="00000000" w:rsidRPr="00000000">
        <w:rPr>
          <w:sz w:val="18"/>
          <w:szCs w:val="18"/>
          <w:rtl w:val="0"/>
        </w:rPr>
        <w:t xml:space="preserve">7. Chen Y, et al. Brain MRI super resolution using 3D deep densely connected neural networks. IEEE ISBI. 2018:739–742.</w:t>
      </w:r>
      <w:r w:rsidDel="00000000" w:rsidR="00000000" w:rsidRPr="00000000">
        <w:rPr>
          <w:rtl w:val="0"/>
        </w:rPr>
      </w:r>
    </w:p>
    <w:p w:rsidR="00000000" w:rsidDel="00000000" w:rsidP="00000000" w:rsidRDefault="00000000" w:rsidRPr="00000000" w14:paraId="0000014B">
      <w:pPr>
        <w:spacing w:after="80" w:lineRule="auto"/>
        <w:ind w:left="360" w:hanging="360"/>
        <w:rPr/>
      </w:pPr>
      <w:r w:rsidDel="00000000" w:rsidR="00000000" w:rsidRPr="00000000">
        <w:rPr>
          <w:sz w:val="18"/>
          <w:szCs w:val="18"/>
          <w:rtl w:val="0"/>
        </w:rPr>
        <w:t xml:space="preserve">8. Ledig C, et al. Photo-realistic single image super-resolution using a generative adversarial network. IEEE CVPR. 2017:4681–4690.</w:t>
      </w:r>
      <w:r w:rsidDel="00000000" w:rsidR="00000000" w:rsidRPr="00000000">
        <w:rPr>
          <w:rtl w:val="0"/>
        </w:rPr>
      </w:r>
    </w:p>
    <w:p w:rsidR="00000000" w:rsidDel="00000000" w:rsidP="00000000" w:rsidRDefault="00000000" w:rsidRPr="00000000" w14:paraId="0000014C">
      <w:pPr>
        <w:spacing w:after="80" w:lineRule="auto"/>
        <w:ind w:left="360" w:hanging="360"/>
        <w:rPr/>
      </w:pPr>
      <w:r w:rsidDel="00000000" w:rsidR="00000000" w:rsidRPr="00000000">
        <w:rPr>
          <w:sz w:val="18"/>
          <w:szCs w:val="18"/>
          <w:rtl w:val="0"/>
        </w:rPr>
        <w:t xml:space="preserve">9. Wang Z, et al. Image quality assessment: from error visibility to structural similarity. IEEE Trans Image Process. 2004;13(4):600–612.</w:t>
      </w:r>
      <w:r w:rsidDel="00000000" w:rsidR="00000000" w:rsidRPr="00000000">
        <w:rPr>
          <w:rtl w:val="0"/>
        </w:rPr>
      </w:r>
    </w:p>
    <w:p w:rsidR="00000000" w:rsidDel="00000000" w:rsidP="00000000" w:rsidRDefault="00000000" w:rsidRPr="00000000" w14:paraId="0000014D">
      <w:pPr>
        <w:spacing w:after="80" w:lineRule="auto"/>
        <w:ind w:left="360" w:hanging="360"/>
        <w:rPr/>
      </w:pPr>
      <w:r w:rsidDel="00000000" w:rsidR="00000000" w:rsidRPr="00000000">
        <w:rPr>
          <w:sz w:val="18"/>
          <w:szCs w:val="18"/>
          <w:rtl w:val="0"/>
        </w:rPr>
        <w:t xml:space="preserve">10. Li G, et al. Survey of magnetic resonance image super-resolution reconstruction techniques. IEEE Rev Biomed Eng. 2022;15:1–20.</w:t>
      </w:r>
      <w:r w:rsidDel="00000000" w:rsidR="00000000" w:rsidRPr="00000000">
        <w:rPr>
          <w:rtl w:val="0"/>
        </w:rPr>
      </w:r>
    </w:p>
    <w:p w:rsidR="00000000" w:rsidDel="00000000" w:rsidP="00000000" w:rsidRDefault="00000000" w:rsidRPr="00000000" w14:paraId="0000014E">
      <w:pPr>
        <w:spacing w:after="80" w:lineRule="auto"/>
        <w:ind w:left="360" w:hanging="360"/>
        <w:rPr/>
      </w:pPr>
      <w:r w:rsidDel="00000000" w:rsidR="00000000" w:rsidRPr="00000000">
        <w:rPr>
          <w:sz w:val="18"/>
          <w:szCs w:val="18"/>
          <w:rtl w:val="0"/>
        </w:rPr>
        <w:t xml:space="preserve">11. Chen AA, et al. Removal of scanner effects in covariance improves multivariate pattern analysis. NeuroImage. 2022;248:118851.</w:t>
      </w:r>
      <w:r w:rsidDel="00000000" w:rsidR="00000000" w:rsidRPr="00000000">
        <w:rPr>
          <w:rtl w:val="0"/>
        </w:rPr>
      </w:r>
    </w:p>
    <w:p w:rsidR="00000000" w:rsidDel="00000000" w:rsidP="00000000" w:rsidRDefault="00000000" w:rsidRPr="00000000" w14:paraId="0000014F">
      <w:pPr>
        <w:spacing w:after="80" w:lineRule="auto"/>
        <w:ind w:left="360" w:hanging="360"/>
        <w:rPr/>
      </w:pPr>
      <w:r w:rsidDel="00000000" w:rsidR="00000000" w:rsidRPr="00000000">
        <w:rPr>
          <w:sz w:val="18"/>
          <w:szCs w:val="18"/>
          <w:rtl w:val="0"/>
        </w:rPr>
        <w:t xml:space="preserve">12. Tricco AC, et al. PRISMA extension for scoping reviews (PRISMA-ScR). Ann Intern Med. 2018;169(7):467–473.</w:t>
      </w:r>
      <w:r w:rsidDel="00000000" w:rsidR="00000000" w:rsidRPr="00000000">
        <w:rPr>
          <w:rtl w:val="0"/>
        </w:rPr>
      </w:r>
    </w:p>
    <w:p w:rsidR="00000000" w:rsidDel="00000000" w:rsidP="00000000" w:rsidRDefault="00000000" w:rsidRPr="00000000" w14:paraId="00000150">
      <w:pPr>
        <w:spacing w:after="80" w:lineRule="auto"/>
        <w:ind w:left="360" w:hanging="360"/>
        <w:rPr/>
      </w:pPr>
      <w:r w:rsidDel="00000000" w:rsidR="00000000" w:rsidRPr="00000000">
        <w:rPr>
          <w:sz w:val="18"/>
          <w:szCs w:val="18"/>
          <w:rtl w:val="0"/>
        </w:rPr>
        <w:t xml:space="preserve">13. Mongan J, Moy L, Kahn CE. Checklist for artificial intelligence in medical imaging (CLAIM). Radiol Artif Intell. 2020;2(2):e200029.</w:t>
      </w:r>
      <w:r w:rsidDel="00000000" w:rsidR="00000000" w:rsidRPr="00000000">
        <w:rPr>
          <w:rtl w:val="0"/>
        </w:rPr>
      </w:r>
    </w:p>
    <w:p w:rsidR="00000000" w:rsidDel="00000000" w:rsidP="00000000" w:rsidRDefault="00000000" w:rsidRPr="00000000" w14:paraId="00000151">
      <w:pPr>
        <w:spacing w:after="80" w:lineRule="auto"/>
        <w:ind w:left="360" w:hanging="360"/>
        <w:rPr/>
      </w:pPr>
      <w:r w:rsidDel="00000000" w:rsidR="00000000" w:rsidRPr="00000000">
        <w:rPr>
          <w:sz w:val="18"/>
          <w:szCs w:val="18"/>
          <w:rtl w:val="0"/>
        </w:rPr>
        <w:t xml:space="preserve">14. Wahl B, et al. Artificial intelligence (AI) and global health. BMJ Glob Health. 2018;3(4):e000798.</w:t>
      </w:r>
      <w:r w:rsidDel="00000000" w:rsidR="00000000" w:rsidRPr="00000000">
        <w:rPr>
          <w:rtl w:val="0"/>
        </w:rPr>
      </w:r>
    </w:p>
    <w:p w:rsidR="00000000" w:rsidDel="00000000" w:rsidP="00000000" w:rsidRDefault="00000000" w:rsidRPr="00000000" w14:paraId="00000152">
      <w:pPr>
        <w:spacing w:after="80" w:lineRule="auto"/>
        <w:ind w:left="360" w:hanging="360"/>
        <w:rPr/>
      </w:pPr>
      <w:r w:rsidDel="00000000" w:rsidR="00000000" w:rsidRPr="00000000">
        <w:rPr>
          <w:sz w:val="18"/>
          <w:szCs w:val="18"/>
          <w:rtl w:val="0"/>
        </w:rPr>
        <w:t xml:space="preserve">15. Adler JT, et al. Assessment of portable, bedside, low-field MRI in patients with focal neurological deficits. JAMA Netw Open. 2021;4(8):e2119914.</w:t>
      </w:r>
      <w:r w:rsidDel="00000000" w:rsidR="00000000" w:rsidRPr="00000000">
        <w:rPr>
          <w:rtl w:val="0"/>
        </w:rPr>
      </w:r>
    </w:p>
    <w:p w:rsidR="00000000" w:rsidDel="00000000" w:rsidP="00000000" w:rsidRDefault="00000000" w:rsidRPr="00000000" w14:paraId="00000153">
      <w:pPr>
        <w:spacing w:after="80" w:lineRule="auto"/>
        <w:ind w:left="360" w:hanging="360"/>
        <w:rPr/>
      </w:pPr>
      <w:r w:rsidDel="00000000" w:rsidR="00000000" w:rsidRPr="00000000">
        <w:rPr>
          <w:sz w:val="18"/>
          <w:szCs w:val="18"/>
          <w:rtl w:val="0"/>
        </w:rPr>
        <w:t xml:space="preserve">16. Deoni SCL, et al. Development of a portable low-field MRI system for point-of-care brain imaging. J Neuroimaging. 2022;32(5):771–781.</w:t>
      </w:r>
      <w:r w:rsidDel="00000000" w:rsidR="00000000" w:rsidRPr="00000000">
        <w:rPr>
          <w:rtl w:val="0"/>
        </w:rPr>
      </w:r>
    </w:p>
    <w:p w:rsidR="00000000" w:rsidDel="00000000" w:rsidP="00000000" w:rsidRDefault="00000000" w:rsidRPr="00000000" w14:paraId="00000154">
      <w:pPr>
        <w:spacing w:after="80" w:lineRule="auto"/>
        <w:ind w:left="360" w:hanging="360"/>
        <w:rPr/>
      </w:pPr>
      <w:r w:rsidDel="00000000" w:rsidR="00000000" w:rsidRPr="00000000">
        <w:rPr>
          <w:sz w:val="18"/>
          <w:szCs w:val="18"/>
          <w:rtl w:val="0"/>
        </w:rPr>
        <w:t xml:space="preserve">17. Zhao Y, et al. LowGAN: a low-field MRI super-resolution method using GANs. Phys Med Biol. 2023;68(9):095016.</w:t>
      </w:r>
      <w:r w:rsidDel="00000000" w:rsidR="00000000" w:rsidRPr="00000000">
        <w:rPr>
          <w:rtl w:val="0"/>
        </w:rPr>
      </w:r>
    </w:p>
    <w:p w:rsidR="00000000" w:rsidDel="00000000" w:rsidP="00000000" w:rsidRDefault="00000000" w:rsidRPr="00000000" w14:paraId="00000155">
      <w:pPr>
        <w:pageBreakBefore w:val="1"/>
        <w:rPr/>
      </w:pPr>
      <w:r w:rsidDel="00000000" w:rsidR="00000000" w:rsidRPr="00000000">
        <w:rPr>
          <w:rtl w:val="0"/>
        </w:rPr>
      </w:r>
    </w:p>
    <w:p w:rsidR="00000000" w:rsidDel="00000000" w:rsidP="00000000" w:rsidRDefault="00000000" w:rsidRPr="00000000" w14:paraId="00000156">
      <w:pPr>
        <w:pBdr>
          <w:bottom w:color="1a3a5c" w:space="4" w:sz="6" w:val="single"/>
        </w:pBdr>
        <w:spacing w:after="180" w:lineRule="auto"/>
        <w:rPr/>
      </w:pPr>
      <w:r w:rsidDel="00000000" w:rsidR="00000000" w:rsidRPr="00000000">
        <w:rPr>
          <w:b w:val="1"/>
          <w:bCs w:val="1"/>
          <w:color w:val="1a3a5c"/>
          <w:sz w:val="32"/>
          <w:szCs w:val="32"/>
          <w:rtl w:val="0"/>
        </w:rPr>
        <w:t xml:space="preserve">Extended Data</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b w:val="1"/>
          <w:bCs w:val="1"/>
          <w:color w:val="1a3a5c"/>
          <w:sz w:val="22"/>
          <w:szCs w:val="22"/>
          <w:rtl w:val="0"/>
        </w:rPr>
        <w:t xml:space="preserve">Extended Data Figure 1.</w:t>
      </w:r>
      <w:r w:rsidDel="00000000" w:rsidR="00000000" w:rsidRPr="00000000">
        <w:rPr>
          <w:rtl w:val="0"/>
        </w:rPr>
      </w:r>
    </w:p>
    <w:p w:rsidR="00000000" w:rsidDel="00000000" w:rsidP="00000000" w:rsidRDefault="00000000" w:rsidRPr="00000000" w14:paraId="00000159">
      <w:pPr>
        <w:spacing w:before="100" w:lineRule="auto"/>
        <w:jc w:val="center"/>
        <w:rPr/>
      </w:pPr>
      <w:r w:rsidDel="00000000" w:rsidR="00000000" w:rsidRPr="00000000">
        <w:rPr/>
        <w:drawing>
          <wp:inline distB="0" distT="0" distL="0" distR="0">
            <wp:extent cx="5857875" cy="2905125"/>
            <wp:effectExtent b="0" l="0" r="0" t="0"/>
            <wp:docPr descr="/home/claude/image1.png" id="13" name="image4.png"/>
            <a:graphic>
              <a:graphicData uri="http://schemas.openxmlformats.org/drawingml/2006/picture">
                <pic:pic>
                  <pic:nvPicPr>
                    <pic:cNvPr descr="/home/claude/image1.png" id="0" name="image4.png"/>
                    <pic:cNvPicPr preferRelativeResize="0"/>
                  </pic:nvPicPr>
                  <pic:blipFill>
                    <a:blip r:embed="rId12"/>
                    <a:srcRect b="0" l="0" r="0" t="0"/>
                    <a:stretch>
                      <a:fillRect/>
                    </a:stretch>
                  </pic:blipFill>
                  <pic:spPr>
                    <a:xfrm>
                      <a:off x="0" y="0"/>
                      <a:ext cx="58578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80" w:before="80" w:lineRule="auto"/>
        <w:rPr/>
      </w:pPr>
      <w:r w:rsidDel="00000000" w:rsidR="00000000" w:rsidRPr="00000000">
        <w:rPr>
          <w:b w:val="1"/>
          <w:bCs w:val="1"/>
          <w:sz w:val="18"/>
          <w:szCs w:val="18"/>
          <w:rtl w:val="0"/>
        </w:rPr>
        <w:t xml:space="preserve">Extended Data Figure 1.</w:t>
      </w:r>
      <w:r w:rsidDel="00000000" w:rsidR="00000000" w:rsidRPr="00000000">
        <w:rPr>
          <w:i w:val="1"/>
          <w:iCs w:val="1"/>
          <w:color w:val="333333"/>
          <w:sz w:val="18"/>
          <w:szCs w:val="18"/>
          <w:rtl w:val="0"/>
        </w:rPr>
        <w:t xml:space="preserve"> Publication trends by year and primary focus (2020–2025). Publication peaked in 2023 (n=13). Pure SR studies accounted for the largest category.</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b w:val="1"/>
          <w:bCs w:val="1"/>
          <w:color w:val="1a3a5c"/>
          <w:sz w:val="22"/>
          <w:szCs w:val="22"/>
          <w:rtl w:val="0"/>
        </w:rPr>
        <w:t xml:space="preserve">Extended Data Figure 2.</w:t>
      </w:r>
      <w:r w:rsidDel="00000000" w:rsidR="00000000" w:rsidRPr="00000000">
        <w:rPr>
          <w:rtl w:val="0"/>
        </w:rPr>
      </w:r>
    </w:p>
    <w:p w:rsidR="00000000" w:rsidDel="00000000" w:rsidP="00000000" w:rsidRDefault="00000000" w:rsidRPr="00000000" w14:paraId="0000015D">
      <w:pPr>
        <w:spacing w:before="100" w:lineRule="auto"/>
        <w:jc w:val="center"/>
        <w:rPr/>
      </w:pPr>
      <w:r w:rsidDel="00000000" w:rsidR="00000000" w:rsidRPr="00000000">
        <w:rPr/>
        <w:drawing>
          <wp:inline distB="0" distT="0" distL="0" distR="0">
            <wp:extent cx="5857875" cy="4991100"/>
            <wp:effectExtent b="0" l="0" r="0" t="0"/>
            <wp:docPr descr="/home/claude/image4.png" id="12" name="image8.png"/>
            <a:graphic>
              <a:graphicData uri="http://schemas.openxmlformats.org/drawingml/2006/picture">
                <pic:pic>
                  <pic:nvPicPr>
                    <pic:cNvPr descr="/home/claude/image4.png" id="0" name="image8.png"/>
                    <pic:cNvPicPr preferRelativeResize="0"/>
                  </pic:nvPicPr>
                  <pic:blipFill>
                    <a:blip r:embed="rId13"/>
                    <a:srcRect b="0" l="0" r="0" t="0"/>
                    <a:stretch>
                      <a:fillRect/>
                    </a:stretch>
                  </pic:blipFill>
                  <pic:spPr>
                    <a:xfrm>
                      <a:off x="0" y="0"/>
                      <a:ext cx="58578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80" w:before="80" w:lineRule="auto"/>
        <w:rPr/>
      </w:pPr>
      <w:r w:rsidDel="00000000" w:rsidR="00000000" w:rsidRPr="00000000">
        <w:rPr>
          <w:b w:val="1"/>
          <w:bCs w:val="1"/>
          <w:sz w:val="18"/>
          <w:szCs w:val="18"/>
          <w:rtl w:val="0"/>
        </w:rPr>
        <w:t xml:space="preserve">Extended Data Figure 2.</w:t>
      </w:r>
      <w:r w:rsidDel="00000000" w:rsidR="00000000" w:rsidRPr="00000000">
        <w:rPr>
          <w:i w:val="1"/>
          <w:iCs w:val="1"/>
          <w:color w:val="333333"/>
          <w:sz w:val="18"/>
          <w:szCs w:val="18"/>
          <w:rtl w:val="0"/>
        </w:rPr>
        <w:t xml:space="preserve"> Performance metrics comparison. Panel A: PSNR by architecture. Panel B: SSIM by architecture. Panel C: PSNR vs SSIM scatter. Panel D: PSNR by field strength.</w:t>
      </w:r>
      <w:r w:rsidDel="00000000" w:rsidR="00000000" w:rsidRPr="00000000">
        <w:rPr>
          <w:rtl w:val="0"/>
        </w:rPr>
      </w:r>
    </w:p>
    <w:p w:rsidR="00000000" w:rsidDel="00000000" w:rsidP="00000000" w:rsidRDefault="00000000" w:rsidRPr="00000000" w14:paraId="0000015F">
      <w:pPr>
        <w:spacing w:after="160" w:lineRule="auto"/>
        <w:rPr/>
      </w:pP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b w:val="1"/>
          <w:bCs w:val="1"/>
          <w:color w:val="1a3a5c"/>
          <w:sz w:val="22"/>
          <w:szCs w:val="22"/>
          <w:rtl w:val="0"/>
        </w:rPr>
        <w:t xml:space="preserve">Extended Data Figure 3.</w:t>
      </w:r>
      <w:r w:rsidDel="00000000" w:rsidR="00000000" w:rsidRPr="00000000">
        <w:rPr>
          <w:rtl w:val="0"/>
        </w:rPr>
      </w:r>
    </w:p>
    <w:p w:rsidR="00000000" w:rsidDel="00000000" w:rsidP="00000000" w:rsidRDefault="00000000" w:rsidRPr="00000000" w14:paraId="00000161">
      <w:pPr>
        <w:spacing w:before="100" w:lineRule="auto"/>
        <w:jc w:val="center"/>
        <w:rPr/>
      </w:pPr>
      <w:r w:rsidDel="00000000" w:rsidR="00000000" w:rsidRPr="00000000">
        <w:rPr/>
        <w:drawing>
          <wp:inline distB="0" distT="0" distL="0" distR="0">
            <wp:extent cx="5857875" cy="3676650"/>
            <wp:effectExtent b="0" l="0" r="0" t="0"/>
            <wp:docPr descr="/home/claude/image5.png" id="15" name="image6.png"/>
            <a:graphic>
              <a:graphicData uri="http://schemas.openxmlformats.org/drawingml/2006/picture">
                <pic:pic>
                  <pic:nvPicPr>
                    <pic:cNvPr descr="/home/claude/image5.png" id="0" name="image6.png"/>
                    <pic:cNvPicPr preferRelativeResize="0"/>
                  </pic:nvPicPr>
                  <pic:blipFill>
                    <a:blip r:embed="rId14"/>
                    <a:srcRect b="0" l="0" r="0" t="0"/>
                    <a:stretch>
                      <a:fillRect/>
                    </a:stretch>
                  </pic:blipFill>
                  <pic:spPr>
                    <a:xfrm>
                      <a:off x="0" y="0"/>
                      <a:ext cx="58578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80" w:before="80" w:lineRule="auto"/>
        <w:rPr/>
      </w:pPr>
      <w:r w:rsidDel="00000000" w:rsidR="00000000" w:rsidRPr="00000000">
        <w:rPr>
          <w:b w:val="1"/>
          <w:bCs w:val="1"/>
          <w:sz w:val="18"/>
          <w:szCs w:val="18"/>
          <w:rtl w:val="0"/>
        </w:rPr>
        <w:t xml:space="preserve">Extended Data Figure 3.</w:t>
      </w:r>
      <w:r w:rsidDel="00000000" w:rsidR="00000000" w:rsidRPr="00000000">
        <w:rPr>
          <w:i w:val="1"/>
          <w:iCs w:val="1"/>
          <w:color w:val="333333"/>
          <w:sz w:val="18"/>
          <w:szCs w:val="18"/>
          <w:rtl w:val="0"/>
        </w:rPr>
        <w:t xml:space="preserve"> Field strength and application area analysis. Panel A: Application area × field strength heatmap. Panel B: Application areas by LMIC relevance score.</w:t>
      </w: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rtl w:val="0"/>
        </w:rPr>
      </w:r>
    </w:p>
    <w:p w:rsidR="00000000" w:rsidDel="00000000" w:rsidP="00000000" w:rsidRDefault="00000000" w:rsidRPr="00000000" w14:paraId="00000164">
      <w:pPr>
        <w:spacing w:after="100" w:lineRule="auto"/>
        <w:rPr/>
      </w:pPr>
      <w:r w:rsidDel="00000000" w:rsidR="00000000" w:rsidRPr="00000000">
        <w:rPr>
          <w:b w:val="1"/>
          <w:bCs w:val="1"/>
          <w:color w:val="1a3a5c"/>
          <w:sz w:val="22"/>
          <w:szCs w:val="22"/>
          <w:rtl w:val="0"/>
        </w:rPr>
        <w:t xml:space="preserve">Extended Data Figure 4.</w:t>
      </w:r>
      <w:r w:rsidDel="00000000" w:rsidR="00000000" w:rsidRPr="00000000">
        <w:rPr>
          <w:rtl w:val="0"/>
        </w:rPr>
      </w:r>
    </w:p>
    <w:p w:rsidR="00000000" w:rsidDel="00000000" w:rsidP="00000000" w:rsidRDefault="00000000" w:rsidRPr="00000000" w14:paraId="00000165">
      <w:pPr>
        <w:spacing w:before="100" w:lineRule="auto"/>
        <w:jc w:val="center"/>
        <w:rPr/>
      </w:pPr>
      <w:r w:rsidDel="00000000" w:rsidR="00000000" w:rsidRPr="00000000">
        <w:rPr/>
        <w:drawing>
          <wp:inline distB="0" distT="0" distL="0" distR="0">
            <wp:extent cx="5857875" cy="2276475"/>
            <wp:effectExtent b="0" l="0" r="0" t="0"/>
            <wp:docPr descr="/home/claude/image6.png" id="14" name="image3.png"/>
            <a:graphic>
              <a:graphicData uri="http://schemas.openxmlformats.org/drawingml/2006/picture">
                <pic:pic>
                  <pic:nvPicPr>
                    <pic:cNvPr descr="/home/claude/image6.png" id="0" name="image3.png"/>
                    <pic:cNvPicPr preferRelativeResize="0"/>
                  </pic:nvPicPr>
                  <pic:blipFill>
                    <a:blip r:embed="rId15"/>
                    <a:srcRect b="0" l="0" r="0" t="0"/>
                    <a:stretch>
                      <a:fillRect/>
                    </a:stretch>
                  </pic:blipFill>
                  <pic:spPr>
                    <a:xfrm>
                      <a:off x="0" y="0"/>
                      <a:ext cx="58578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80" w:before="80" w:lineRule="auto"/>
        <w:rPr/>
      </w:pPr>
      <w:r w:rsidDel="00000000" w:rsidR="00000000" w:rsidRPr="00000000">
        <w:rPr>
          <w:b w:val="1"/>
          <w:bCs w:val="1"/>
          <w:sz w:val="18"/>
          <w:szCs w:val="18"/>
          <w:rtl w:val="0"/>
        </w:rPr>
        <w:t xml:space="preserve">Extended Data Figure 4.</w:t>
      </w:r>
      <w:r w:rsidDel="00000000" w:rsidR="00000000" w:rsidRPr="00000000">
        <w:rPr>
          <w:i w:val="1"/>
          <w:iCs w:val="1"/>
          <w:color w:val="333333"/>
          <w:sz w:val="18"/>
          <w:szCs w:val="18"/>
          <w:rtl w:val="0"/>
        </w:rPr>
        <w:t xml:space="preserve"> Temporal trends in LMIC relevance (2020–2025). Panel A: LMIC score distribution by year. Panel B: Key indicators over time.</w:t>
      </w:r>
      <w:r w:rsidDel="00000000" w:rsidR="00000000" w:rsidRPr="00000000">
        <w:rPr>
          <w:rtl w:val="0"/>
        </w:rPr>
      </w:r>
    </w:p>
    <w:p w:rsidR="00000000" w:rsidDel="00000000" w:rsidP="00000000" w:rsidRDefault="00000000" w:rsidRPr="00000000" w14:paraId="00000167">
      <w:pPr>
        <w:spacing w:after="180" w:lineRule="auto"/>
        <w:rPr/>
      </w:pPr>
      <w:r w:rsidDel="00000000" w:rsidR="00000000" w:rsidRPr="00000000">
        <w:rPr>
          <w:rtl w:val="0"/>
        </w:rPr>
      </w:r>
    </w:p>
    <w:p w:rsidR="00000000" w:rsidDel="00000000" w:rsidP="00000000" w:rsidRDefault="00000000" w:rsidRPr="00000000" w14:paraId="00000168">
      <w:pPr>
        <w:spacing w:after="100" w:lineRule="auto"/>
        <w:rPr/>
      </w:pPr>
      <w:r w:rsidDel="00000000" w:rsidR="00000000" w:rsidRPr="00000000">
        <w:rPr>
          <w:b w:val="1"/>
          <w:bCs w:val="1"/>
          <w:color w:val="1a3a5c"/>
          <w:sz w:val="22"/>
          <w:szCs w:val="22"/>
          <w:rtl w:val="0"/>
        </w:rPr>
        <w:t xml:space="preserve">Extended Data Figure 5 / Figure 1A: PRISMA Flow Diagram.</w:t>
      </w:r>
      <w:r w:rsidDel="00000000" w:rsidR="00000000" w:rsidRPr="00000000">
        <w:rPr>
          <w:rtl w:val="0"/>
        </w:rPr>
      </w:r>
    </w:p>
    <w:p w:rsidR="00000000" w:rsidDel="00000000" w:rsidP="00000000" w:rsidRDefault="00000000" w:rsidRPr="00000000" w14:paraId="00000169">
      <w:pPr>
        <w:spacing w:before="100" w:lineRule="auto"/>
        <w:jc w:val="center"/>
        <w:rPr/>
      </w:pPr>
      <w:r w:rsidDel="00000000" w:rsidR="00000000" w:rsidRPr="00000000">
        <w:rPr/>
        <w:drawing>
          <wp:inline distB="0" distT="0" distL="0" distR="0">
            <wp:extent cx="5857875" cy="4552950"/>
            <wp:effectExtent b="0" l="0" r="0" t="0"/>
            <wp:docPr descr="/home/claude/prisma_flow.png" id="16" name="image2.png"/>
            <a:graphic>
              <a:graphicData uri="http://schemas.openxmlformats.org/drawingml/2006/picture">
                <pic:pic>
                  <pic:nvPicPr>
                    <pic:cNvPr descr="/home/claude/prisma_flow.png" id="0" name="image2.png"/>
                    <pic:cNvPicPr preferRelativeResize="0"/>
                  </pic:nvPicPr>
                  <pic:blipFill>
                    <a:blip r:embed="rId16"/>
                    <a:srcRect b="0" l="0" r="0" t="0"/>
                    <a:stretch>
                      <a:fillRect/>
                    </a:stretch>
                  </pic:blipFill>
                  <pic:spPr>
                    <a:xfrm>
                      <a:off x="0" y="0"/>
                      <a:ext cx="58578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180" w:before="80" w:lineRule="auto"/>
        <w:rPr/>
      </w:pPr>
      <w:r w:rsidDel="00000000" w:rsidR="00000000" w:rsidRPr="00000000">
        <w:rPr>
          <w:b w:val="1"/>
          <w:bCs w:val="1"/>
          <w:sz w:val="18"/>
          <w:szCs w:val="18"/>
          <w:rtl w:val="0"/>
        </w:rPr>
        <w:t xml:space="preserve">Figure 1.</w:t>
      </w:r>
      <w:r w:rsidDel="00000000" w:rsidR="00000000" w:rsidRPr="00000000">
        <w:rPr>
          <w:i w:val="1"/>
          <w:iCs w:val="1"/>
          <w:color w:val="333333"/>
          <w:sz w:val="18"/>
          <w:szCs w:val="18"/>
          <w:rtl w:val="0"/>
        </w:rPr>
        <w:t xml:space="preserve"> PRISMA-informed flow diagram. Study selection from 183 identified records through deduplication, title/abstract screening, full-text eligibility assessment to 51 included primary SR studies. Bottom panels summarise included studies by application area, architecture, and field strength.</w:t>
      </w:r>
      <w:r w:rsidDel="00000000" w:rsidR="00000000" w:rsidRPr="00000000">
        <w:rPr>
          <w:rtl w:val="0"/>
        </w:rPr>
      </w:r>
    </w:p>
    <w:p w:rsidR="00000000" w:rsidDel="00000000" w:rsidP="00000000" w:rsidRDefault="00000000" w:rsidRPr="00000000" w14:paraId="0000016B">
      <w:pPr>
        <w:spacing w:after="180" w:lineRule="auto"/>
        <w:rPr/>
      </w:pPr>
      <w:r w:rsidDel="00000000" w:rsidR="00000000" w:rsidRPr="00000000">
        <w:rPr>
          <w:rtl w:val="0"/>
        </w:rPr>
      </w:r>
    </w:p>
    <w:p w:rsidR="00000000" w:rsidDel="00000000" w:rsidP="00000000" w:rsidRDefault="00000000" w:rsidRPr="00000000" w14:paraId="0000016C">
      <w:pPr>
        <w:pageBreakBefore w:val="1"/>
        <w:rPr/>
      </w:pP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r>
    </w:p>
    <w:p w:rsidR="00000000" w:rsidDel="00000000" w:rsidP="00000000" w:rsidRDefault="00000000" w:rsidRPr="00000000" w14:paraId="0000016E">
      <w:pPr>
        <w:spacing w:after="80" w:lineRule="auto"/>
        <w:rPr/>
      </w:pPr>
      <w:r w:rsidDel="00000000" w:rsidR="00000000" w:rsidRPr="00000000">
        <w:rPr>
          <w:b w:val="1"/>
          <w:bCs w:val="1"/>
          <w:sz w:val="18"/>
          <w:szCs w:val="18"/>
          <w:rtl w:val="0"/>
        </w:rPr>
        <w:t xml:space="preserve">Extended Data Table 2.</w:t>
      </w:r>
      <w:r w:rsidDel="00000000" w:rsidR="00000000" w:rsidRPr="00000000">
        <w:rPr>
          <w:i w:val="1"/>
          <w:iCs w:val="1"/>
          <w:color w:val="333333"/>
          <w:sz w:val="18"/>
          <w:szCs w:val="18"/>
          <w:rtl w:val="0"/>
        </w:rPr>
        <w:t xml:space="preserve"> Detailed AI architecture breakdown with representative models, median PSNR, and median SSIM.</w:t>
      </w:r>
      <w:r w:rsidDel="00000000" w:rsidR="00000000" w:rsidRPr="00000000">
        <w:rPr>
          <w:rtl w:val="0"/>
        </w:rPr>
      </w:r>
    </w:p>
    <w:tbl>
      <w:tblPr>
        <w:tblStyle w:val="Table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800"/>
        <w:gridCol w:w="1100"/>
        <w:gridCol w:w="1100"/>
        <w:gridCol w:w="1100"/>
        <w:gridCol w:w="3200"/>
        <w:tblGridChange w:id="0">
          <w:tblGrid>
            <w:gridCol w:w="1400"/>
            <w:gridCol w:w="800"/>
            <w:gridCol w:w="1100"/>
            <w:gridCol w:w="1100"/>
            <w:gridCol w:w="1100"/>
            <w:gridCol w:w="3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6F">
            <w:pPr>
              <w:rPr/>
            </w:pPr>
            <w:r w:rsidDel="00000000" w:rsidR="00000000" w:rsidRPr="00000000">
              <w:rPr>
                <w:b w:val="1"/>
                <w:bCs w:val="1"/>
                <w:sz w:val="18"/>
                <w:szCs w:val="18"/>
                <w:rtl w:val="0"/>
              </w:rPr>
              <w:t xml:space="preserve">Architecture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70">
            <w:pPr>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71">
            <w:pPr>
              <w:jc w:val="center"/>
              <w:rPr/>
            </w:pPr>
            <w:r w:rsidDel="00000000" w:rsidR="00000000" w:rsidRPr="00000000">
              <w:rPr>
                <w:b w:val="1"/>
                <w:bCs w:val="1"/>
                <w:sz w:val="18"/>
                <w:szCs w:val="18"/>
                <w:rtl w:val="0"/>
              </w:rPr>
              <w:t xml:space="preserve">% of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72">
            <w:pPr>
              <w:jc w:val="center"/>
              <w:rPr/>
            </w:pPr>
            <w:r w:rsidDel="00000000" w:rsidR="00000000" w:rsidRPr="00000000">
              <w:rPr>
                <w:b w:val="1"/>
                <w:bCs w:val="1"/>
                <w:sz w:val="18"/>
                <w:szCs w:val="18"/>
                <w:rtl w:val="0"/>
              </w:rPr>
              <w:t xml:space="preserve">Median PSNR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73">
            <w:pPr>
              <w:jc w:val="center"/>
              <w:rPr/>
            </w:pPr>
            <w:r w:rsidDel="00000000" w:rsidR="00000000" w:rsidRPr="00000000">
              <w:rPr>
                <w:b w:val="1"/>
                <w:bCs w:val="1"/>
                <w:sz w:val="18"/>
                <w:szCs w:val="18"/>
                <w:rtl w:val="0"/>
              </w:rPr>
              <w:t xml:space="preserve">Median SSIM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74">
            <w:pPr>
              <w:rPr/>
            </w:pPr>
            <w:r w:rsidDel="00000000" w:rsidR="00000000" w:rsidRPr="00000000">
              <w:rPr>
                <w:b w:val="1"/>
                <w:bCs w:val="1"/>
                <w:sz w:val="18"/>
                <w:szCs w:val="18"/>
                <w:rtl w:val="0"/>
              </w:rPr>
              <w:t xml:space="preserve">Representative Models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5">
            <w:pPr>
              <w:rPr/>
            </w:pPr>
            <w:r w:rsidDel="00000000" w:rsidR="00000000" w:rsidRPr="00000000">
              <w:rPr>
                <w:sz w:val="18"/>
                <w:szCs w:val="18"/>
                <w:rtl w:val="0"/>
              </w:rPr>
              <w:t xml:space="preserve">CNN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6">
            <w:pPr>
              <w:jc w:val="center"/>
              <w:rPr/>
            </w:pPr>
            <w:r w:rsidDel="00000000" w:rsidR="00000000" w:rsidRPr="00000000">
              <w:rPr>
                <w:sz w:val="18"/>
                <w:szCs w:val="18"/>
                <w:rtl w:val="0"/>
              </w:rPr>
              <w:t xml:space="preserve">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7">
            <w:pPr>
              <w:jc w:val="center"/>
              <w:rPr/>
            </w:pPr>
            <w:r w:rsidDel="00000000" w:rsidR="00000000" w:rsidRPr="00000000">
              <w:rPr>
                <w:sz w:val="18"/>
                <w:szCs w:val="18"/>
                <w:rtl w:val="0"/>
              </w:rPr>
              <w:t xml:space="preserve">49.0%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8">
            <w:pPr>
              <w:jc w:val="center"/>
              <w:rPr/>
            </w:pPr>
            <w:r w:rsidDel="00000000" w:rsidR="00000000" w:rsidRPr="00000000">
              <w:rPr>
                <w:sz w:val="18"/>
                <w:szCs w:val="18"/>
                <w:rtl w:val="0"/>
              </w:rPr>
              <w:t xml:space="preserve">35.8 dB (n=10)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9">
            <w:pPr>
              <w:jc w:val="center"/>
              <w:rPr/>
            </w:pPr>
            <w:r w:rsidDel="00000000" w:rsidR="00000000" w:rsidRPr="00000000">
              <w:rPr>
                <w:sz w:val="18"/>
                <w:szCs w:val="18"/>
                <w:rtl w:val="0"/>
              </w:rPr>
              <w:t xml:space="preserve">0.952 (n=8)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A">
            <w:pPr>
              <w:rPr/>
            </w:pPr>
            <w:r w:rsidDel="00000000" w:rsidR="00000000" w:rsidRPr="00000000">
              <w:rPr>
                <w:sz w:val="18"/>
                <w:szCs w:val="18"/>
                <w:rtl w:val="0"/>
              </w:rPr>
              <w:t xml:space="preserve">DenseNet121, DenseNet161, InceptionResNetV2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B">
            <w:pPr>
              <w:rPr/>
            </w:pPr>
            <w:r w:rsidDel="00000000" w:rsidR="00000000" w:rsidRPr="00000000">
              <w:rPr>
                <w:sz w:val="18"/>
                <w:szCs w:val="18"/>
                <w:rtl w:val="0"/>
              </w:rPr>
              <w:t xml:space="preserve">U-Net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C">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D">
            <w:pPr>
              <w:jc w:val="center"/>
              <w:rPr/>
            </w:pPr>
            <w:r w:rsidDel="00000000" w:rsidR="00000000" w:rsidRPr="00000000">
              <w:rPr>
                <w:sz w:val="18"/>
                <w:szCs w:val="18"/>
                <w:rtl w:val="0"/>
              </w:rPr>
              <w:t xml:space="preserve">21.6%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E">
            <w:pPr>
              <w:jc w:val="center"/>
              <w:rPr/>
            </w:pPr>
            <w:r w:rsidDel="00000000" w:rsidR="00000000" w:rsidRPr="00000000">
              <w:rPr>
                <w:sz w:val="18"/>
                <w:szCs w:val="18"/>
                <w:rtl w:val="0"/>
              </w:rPr>
              <w:t xml:space="preserve">30.1 dB (n=4)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7F">
            <w:pPr>
              <w:jc w:val="center"/>
              <w:rPr/>
            </w:pPr>
            <w:r w:rsidDel="00000000" w:rsidR="00000000" w:rsidRPr="00000000">
              <w:rPr>
                <w:sz w:val="18"/>
                <w:szCs w:val="18"/>
                <w:rtl w:val="0"/>
              </w:rPr>
              <w:t xml:space="preserve">0.896 (n=5)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0">
            <w:pPr>
              <w:rPr/>
            </w:pPr>
            <w:r w:rsidDel="00000000" w:rsidR="00000000" w:rsidRPr="00000000">
              <w:rPr>
                <w:sz w:val="18"/>
                <w:szCs w:val="18"/>
                <w:rtl w:val="0"/>
              </w:rPr>
              <w:t xml:space="preserve">3D brain tumour segmentation network, nnU-Net variants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1">
            <w:pPr>
              <w:rPr/>
            </w:pPr>
            <w:sdt>
              <w:sdtPr>
                <w:id w:val="-121558138"/>
                <w:tag w:val="goog_rdk_202"/>
              </w:sdtPr>
              <w:sdtContent>
                <w:commentRangeStart w:id="14"/>
              </w:sdtContent>
            </w:sdt>
            <w:r w:rsidDel="00000000" w:rsidR="00000000" w:rsidRPr="00000000">
              <w:rPr>
                <w:sz w:val="18"/>
                <w:szCs w:val="18"/>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2">
            <w:pPr>
              <w:jc w:val="center"/>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3">
            <w:pPr>
              <w:jc w:val="center"/>
              <w:rPr/>
            </w:pPr>
            <w:r w:rsidDel="00000000" w:rsidR="00000000" w:rsidRPr="00000000">
              <w:rPr>
                <w:sz w:val="18"/>
                <w:szCs w:val="18"/>
                <w:rtl w:val="0"/>
              </w:rPr>
              <w:t xml:space="preserve">11.8%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4">
            <w:pPr>
              <w:jc w:val="center"/>
              <w:rPr/>
            </w:pPr>
            <w:r w:rsidDel="00000000" w:rsidR="00000000" w:rsidRPr="00000000">
              <w:rPr>
                <w:sz w:val="18"/>
                <w:szCs w:val="18"/>
                <w:rtl w:val="0"/>
              </w:rPr>
              <w:t xml:space="preserve">27.1 dB (n=1)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5">
            <w:pPr>
              <w:jc w:val="center"/>
              <w:rPr/>
            </w:pPr>
            <w:r w:rsidDel="00000000" w:rsidR="00000000" w:rsidRPr="00000000">
              <w:rPr>
                <w:sz w:val="18"/>
                <w:szCs w:val="18"/>
                <w:rtl w:val="0"/>
              </w:rPr>
              <w:t xml:space="preserve">0.793 (n=1)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6">
            <w:pPr>
              <w:rPr/>
            </w:pPr>
            <w:r w:rsidDel="00000000" w:rsidR="00000000" w:rsidRPr="00000000">
              <w:rPr>
                <w:sz w:val="18"/>
                <w:szCs w:val="18"/>
                <w:rtl w:val="0"/>
              </w:rPr>
              <w:t xml:space="preserve">Saliency-based deep learning (SbDL) using AlexNet backbone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7">
            <w:pPr>
              <w:rPr/>
            </w:pPr>
            <w:commentRangeEnd w:id="14"/>
            <w:r w:rsidDel="00000000" w:rsidR="00000000" w:rsidRPr="00000000">
              <w:commentReference w:id="14"/>
            </w:r>
            <w:sdt>
              <w:sdtPr>
                <w:id w:val="803960605"/>
                <w:tag w:val="goog_rdk_203"/>
              </w:sdtPr>
              <w:sdtContent>
                <w:commentRangeStart w:id="15"/>
              </w:sdtContent>
            </w:sdt>
            <w:sdt>
              <w:sdtPr>
                <w:id w:val="-1742363281"/>
                <w:tag w:val="goog_rdk_204"/>
              </w:sdtPr>
              <w:sdtContent>
                <w:commentRangeStart w:id="16"/>
              </w:sdtContent>
            </w:sdt>
            <w:r w:rsidDel="00000000" w:rsidR="00000000" w:rsidRPr="00000000">
              <w:rPr>
                <w:sz w:val="18"/>
                <w:szCs w:val="18"/>
                <w:rtl w:val="0"/>
              </w:rPr>
              <w:t xml:space="preserve">GAN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8">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9">
            <w:pPr>
              <w:jc w:val="center"/>
              <w:rPr/>
            </w:pPr>
            <w:r w:rsidDel="00000000" w:rsidR="00000000" w:rsidRPr="00000000">
              <w:rPr>
                <w:sz w:val="18"/>
                <w:szCs w:val="18"/>
                <w:rtl w:val="0"/>
              </w:rPr>
              <w:t xml:space="preserve">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A">
            <w:pPr>
              <w:jc w:val="center"/>
              <w:rPr/>
            </w:pPr>
            <w:r w:rsidDel="00000000" w:rsidR="00000000" w:rsidRPr="00000000">
              <w:rPr>
                <w:sz w:val="18"/>
                <w:szCs w:val="18"/>
                <w:rtl w:val="0"/>
              </w:rPr>
              <w:t xml:space="preserve">36.1 dB (n=3)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B">
            <w:pPr>
              <w:jc w:val="center"/>
              <w:rPr/>
            </w:pPr>
            <w:r w:rsidDel="00000000" w:rsidR="00000000" w:rsidRPr="00000000">
              <w:rPr>
                <w:sz w:val="18"/>
                <w:szCs w:val="18"/>
                <w:rtl w:val="0"/>
              </w:rPr>
              <w:t xml:space="preserve">0.920 (n=3)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C">
            <w:pPr>
              <w:rPr/>
            </w:pPr>
            <w:r w:rsidDel="00000000" w:rsidR="00000000" w:rsidRPr="00000000">
              <w:rPr>
                <w:sz w:val="18"/>
                <w:szCs w:val="18"/>
                <w:rtl w:val="0"/>
              </w:rPr>
              <w:t xml:space="preserve">LowGAN (three 2D pix2pix networks, staged training)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D">
            <w:pPr>
              <w:rPr/>
            </w:pPr>
            <w:commentRangeEnd w:id="15"/>
            <w:r w:rsidDel="00000000" w:rsidR="00000000" w:rsidRPr="00000000">
              <w:commentReference w:id="15"/>
            </w:r>
            <w:commentRangeEnd w:id="16"/>
            <w:r w:rsidDel="00000000" w:rsidR="00000000" w:rsidRPr="00000000">
              <w:commentReference w:id="16"/>
            </w:r>
            <w:r w:rsidDel="00000000" w:rsidR="00000000" w:rsidRPr="00000000">
              <w:rPr>
                <w:sz w:val="18"/>
                <w:szCs w:val="18"/>
                <w:rtl w:val="0"/>
              </w:rPr>
              <w:t xml:space="preserve">Diffusion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E">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8F">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0">
            <w:pPr>
              <w:jc w:val="center"/>
              <w:rPr/>
            </w:pPr>
            <w:r w:rsidDel="00000000" w:rsidR="00000000" w:rsidRPr="00000000">
              <w:rPr>
                <w:sz w:val="18"/>
                <w:szCs w:val="18"/>
                <w:rtl w:val="0"/>
              </w:rPr>
              <w:t xml:space="preserve">24.6 dB (n=1)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1">
            <w:pPr>
              <w:jc w:val="center"/>
              <w:rPr/>
            </w:pPr>
            <w:r w:rsidDel="00000000" w:rsidR="00000000" w:rsidRPr="00000000">
              <w:rPr>
                <w:sz w:val="18"/>
                <w:szCs w:val="18"/>
                <w:rtl w:val="0"/>
              </w:rPr>
              <w:t xml:space="preserve">0.785 (n=1)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2">
            <w:pPr>
              <w:rPr/>
            </w:pPr>
            <w:r w:rsidDel="00000000" w:rsidR="00000000" w:rsidRPr="00000000">
              <w:rPr>
                <w:sz w:val="18"/>
                <w:szCs w:val="18"/>
                <w:rtl w:val="0"/>
              </w:rPr>
              <w:t xml:space="preserve">DDPM with optimised U-Net denoiser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3">
            <w:pPr>
              <w:rPr/>
            </w:pPr>
            <w:r w:rsidDel="00000000" w:rsidR="00000000" w:rsidRPr="00000000">
              <w:rPr>
                <w:sz w:val="18"/>
                <w:szCs w:val="18"/>
                <w:rtl w:val="0"/>
              </w:rPr>
              <w:t xml:space="preserve">Non-AI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4">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5">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6">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7">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8">
            <w:pPr>
              <w:rPr/>
            </w:pPr>
            <w:r w:rsidDel="00000000" w:rsidR="00000000" w:rsidRPr="00000000">
              <w:rPr>
                <w:sz w:val="18"/>
                <w:szCs w:val="18"/>
                <w:rtl w:val="0"/>
              </w:rPr>
              <w:t xml:space="preserve">Spatial frequency combination from orthogonal acquisitions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9">
            <w:pPr>
              <w:rPr/>
            </w:pPr>
            <w:r w:rsidDel="00000000" w:rsidR="00000000" w:rsidRPr="00000000">
              <w:rPr>
                <w:sz w:val="18"/>
                <w:szCs w:val="18"/>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A">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B">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C">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D">
            <w:pPr>
              <w:jc w:val="center"/>
              <w:rPr/>
            </w:pPr>
            <w:r w:rsidDel="00000000" w:rsidR="00000000" w:rsidRPr="00000000">
              <w:rPr>
                <w:sz w:val="18"/>
                <w:szCs w:val="18"/>
                <w:rtl w:val="0"/>
              </w:rPr>
              <w:t xml:space="preserve">N/R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9E">
            <w:pPr>
              <w:rPr/>
            </w:pPr>
            <w:r w:rsidDel="00000000" w:rsidR="00000000" w:rsidRPr="00000000">
              <w:rPr>
                <w:sz w:val="18"/>
                <w:szCs w:val="18"/>
                <w:rtl w:val="0"/>
              </w:rPr>
              <w:t xml:space="preserve">SMIR: Swin Transformer-based MRI Reconstruction</w:t>
            </w:r>
            <w:r w:rsidDel="00000000" w:rsidR="00000000" w:rsidRPr="00000000">
              <w:rPr>
                <w:rtl w:val="0"/>
              </w:rPr>
            </w:r>
          </w:p>
        </w:tc>
      </w:tr>
    </w:tbl>
    <w:p w:rsidR="00000000" w:rsidDel="00000000" w:rsidP="00000000" w:rsidRDefault="00000000" w:rsidRPr="00000000" w14:paraId="0000019F">
      <w:pPr>
        <w:spacing w:after="200" w:lineRule="auto"/>
        <w:rPr/>
      </w:pP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b w:val="1"/>
          <w:bCs w:val="1"/>
          <w:sz w:val="18"/>
          <w:szCs w:val="18"/>
          <w:rtl w:val="0"/>
        </w:rPr>
        <w:t xml:space="preserve">Extended Data Table 3.</w:t>
      </w:r>
      <w:r w:rsidDel="00000000" w:rsidR="00000000" w:rsidRPr="00000000">
        <w:rPr>
          <w:i w:val="1"/>
          <w:iCs w:val="1"/>
          <w:color w:val="333333"/>
          <w:sz w:val="18"/>
          <w:szCs w:val="18"/>
          <w:rtl w:val="0"/>
        </w:rPr>
        <w:t xml:space="preserve"> LMIC relevance score distribution with counts of low-field mention, resource constraints, code availability, and clinical validation per score level.</w:t>
      </w:r>
      <w:r w:rsidDel="00000000" w:rsidR="00000000" w:rsidRPr="00000000">
        <w:rPr>
          <w:rtl w:val="0"/>
        </w:rPr>
      </w:r>
    </w:p>
    <w:tbl>
      <w:tblPr>
        <w:tblStyle w:val="Table4"/>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900"/>
        <w:gridCol w:w="1000"/>
        <w:gridCol w:w="1200"/>
        <w:gridCol w:w="1200"/>
        <w:gridCol w:w="1200"/>
        <w:gridCol w:w="1200"/>
        <w:tblGridChange w:id="0">
          <w:tblGrid>
            <w:gridCol w:w="1600"/>
            <w:gridCol w:w="900"/>
            <w:gridCol w:w="1000"/>
            <w:gridCol w:w="1200"/>
            <w:gridCol w:w="1200"/>
            <w:gridCol w:w="1200"/>
            <w:gridCol w:w="1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1">
            <w:pPr>
              <w:rPr/>
            </w:pPr>
            <w:r w:rsidDel="00000000" w:rsidR="00000000" w:rsidRPr="00000000">
              <w:rPr>
                <w:b w:val="1"/>
                <w:bCs w:val="1"/>
                <w:sz w:val="18"/>
                <w:szCs w:val="18"/>
                <w:rtl w:val="0"/>
              </w:rPr>
              <w:t xml:space="preserve">LMIC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2">
            <w:pPr>
              <w:jc w:val="center"/>
              <w:rPr/>
            </w:pPr>
            <w:r w:rsidDel="00000000" w:rsidR="00000000" w:rsidRPr="00000000">
              <w:rPr>
                <w:b w:val="1"/>
                <w:bCs w:val="1"/>
                <w:sz w:val="18"/>
                <w:szCs w:val="18"/>
                <w:rtl w:val="0"/>
              </w:rPr>
              <w:t xml:space="preserve">n Papers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3">
            <w:pPr>
              <w:jc w:val="center"/>
              <w:rPr/>
            </w:pPr>
            <w:r w:rsidDel="00000000" w:rsidR="00000000" w:rsidRPr="00000000">
              <w:rPr>
                <w:b w:val="1"/>
                <w:bCs w:val="1"/>
                <w:sz w:val="18"/>
                <w:szCs w:val="18"/>
                <w:rtl w:val="0"/>
              </w:rPr>
              <w:t xml:space="preserve">% of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4">
            <w:pPr>
              <w:jc w:val="center"/>
              <w:rPr/>
            </w:pPr>
            <w:r w:rsidDel="00000000" w:rsidR="00000000" w:rsidRPr="00000000">
              <w:rPr>
                <w:b w:val="1"/>
                <w:bCs w:val="1"/>
                <w:sz w:val="18"/>
                <w:szCs w:val="18"/>
                <w:rtl w:val="0"/>
              </w:rPr>
              <w:t xml:space="preserve">Low-field Mentioned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5">
            <w:pPr>
              <w:jc w:val="center"/>
              <w:rPr/>
            </w:pPr>
            <w:r w:rsidDel="00000000" w:rsidR="00000000" w:rsidRPr="00000000">
              <w:rPr>
                <w:b w:val="1"/>
                <w:bCs w:val="1"/>
                <w:sz w:val="18"/>
                <w:szCs w:val="18"/>
                <w:rtl w:val="0"/>
              </w:rPr>
              <w:t xml:space="preserve">Resource Addressed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6">
            <w:pPr>
              <w:jc w:val="center"/>
              <w:rPr/>
            </w:pPr>
            <w:r w:rsidDel="00000000" w:rsidR="00000000" w:rsidRPr="00000000">
              <w:rPr>
                <w:b w:val="1"/>
                <w:bCs w:val="1"/>
                <w:sz w:val="18"/>
                <w:szCs w:val="18"/>
                <w:rtl w:val="0"/>
              </w:rPr>
              <w:t xml:space="preserve">Code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A7">
            <w:pPr>
              <w:jc w:val="center"/>
              <w:rPr/>
            </w:pPr>
            <w:r w:rsidDel="00000000" w:rsidR="00000000" w:rsidRPr="00000000">
              <w:rPr>
                <w:b w:val="1"/>
                <w:bCs w:val="1"/>
                <w:sz w:val="18"/>
                <w:szCs w:val="18"/>
                <w:rtl w:val="0"/>
              </w:rPr>
              <w:t xml:space="preserve">Clinically Validated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8">
            <w:pPr>
              <w:rPr/>
            </w:pPr>
            <w:r w:rsidDel="00000000" w:rsidR="00000000" w:rsidRPr="00000000">
              <w:rPr>
                <w:sz w:val="18"/>
                <w:szCs w:val="18"/>
                <w:rtl w:val="0"/>
              </w:rPr>
              <w:t xml:space="preserve">5 — Direct LMIC 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9">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A">
            <w:pPr>
              <w:jc w:val="center"/>
              <w:rPr/>
            </w:pPr>
            <w:r w:rsidDel="00000000" w:rsidR="00000000" w:rsidRPr="00000000">
              <w:rPr>
                <w:sz w:val="18"/>
                <w:szCs w:val="18"/>
                <w:rtl w:val="0"/>
              </w:rPr>
              <w:t xml:space="preserve">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B">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C">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D">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E">
            <w:pPr>
              <w:jc w:val="cente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AF">
            <w:pPr>
              <w:rPr/>
            </w:pPr>
            <w:r w:rsidDel="00000000" w:rsidR="00000000" w:rsidRPr="00000000">
              <w:rPr>
                <w:sz w:val="18"/>
                <w:szCs w:val="18"/>
                <w:rtl w:val="0"/>
              </w:rPr>
              <w:t xml:space="preserve">4 — High relevance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0">
            <w:pPr>
              <w:jc w:val="center"/>
              <w:rPr/>
            </w:pPr>
            <w:r w:rsidDel="00000000" w:rsidR="00000000" w:rsidRPr="00000000">
              <w:rPr>
                <w:sz w:val="18"/>
                <w:szCs w:val="18"/>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1">
            <w:pPr>
              <w:jc w:val="center"/>
              <w:rPr/>
            </w:pPr>
            <w:r w:rsidDel="00000000" w:rsidR="00000000" w:rsidRPr="00000000">
              <w:rPr>
                <w:sz w:val="18"/>
                <w:szCs w:val="18"/>
                <w:rtl w:val="0"/>
              </w:rPr>
              <w:t xml:space="preserve">29.4%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2">
            <w:pPr>
              <w:jc w:val="center"/>
              <w:rPr/>
            </w:pPr>
            <w:r w:rsidDel="00000000" w:rsidR="00000000" w:rsidRPr="00000000">
              <w:rPr>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3">
            <w:pPr>
              <w:jc w:val="center"/>
              <w:rPr/>
            </w:pPr>
            <w:r w:rsidDel="00000000" w:rsidR="00000000" w:rsidRPr="00000000">
              <w:rPr>
                <w:sz w:val="18"/>
                <w:szCs w:val="18"/>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4">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5">
            <w:pPr>
              <w:jc w:val="cente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6">
            <w:pPr>
              <w:rPr/>
            </w:pPr>
            <w:r w:rsidDel="00000000" w:rsidR="00000000" w:rsidRPr="00000000">
              <w:rPr>
                <w:sz w:val="18"/>
                <w:szCs w:val="18"/>
                <w:rtl w:val="0"/>
              </w:rPr>
              <w:t xml:space="preserve">3 — Moderate relevance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7">
            <w:pPr>
              <w:jc w:val="center"/>
              <w:rPr/>
            </w:pPr>
            <w:r w:rsidDel="00000000" w:rsidR="00000000" w:rsidRPr="00000000">
              <w:rPr>
                <w:sz w:val="18"/>
                <w:szCs w:val="18"/>
                <w:rtl w:val="0"/>
              </w:rPr>
              <w:t xml:space="preserve">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8">
            <w:pPr>
              <w:jc w:val="center"/>
              <w:rPr/>
            </w:pPr>
            <w:r w:rsidDel="00000000" w:rsidR="00000000" w:rsidRPr="00000000">
              <w:rPr>
                <w:sz w:val="18"/>
                <w:szCs w:val="18"/>
                <w:rtl w:val="0"/>
              </w:rPr>
              <w:t xml:space="preserve">41.2%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9">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A">
            <w:pPr>
              <w:jc w:val="center"/>
              <w:rPr/>
            </w:pPr>
            <w:r w:rsidDel="00000000" w:rsidR="00000000" w:rsidRPr="00000000">
              <w:rPr>
                <w:sz w:val="18"/>
                <w:szCs w:val="18"/>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B">
            <w:pPr>
              <w:jc w:val="center"/>
              <w:rPr/>
            </w:pPr>
            <w:r w:rsidDel="00000000" w:rsidR="00000000" w:rsidRPr="00000000">
              <w:rPr>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C">
            <w:pPr>
              <w:jc w:val="cente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D">
            <w:pPr>
              <w:rPr/>
            </w:pPr>
            <w:r w:rsidDel="00000000" w:rsidR="00000000" w:rsidRPr="00000000">
              <w:rPr>
                <w:sz w:val="18"/>
                <w:szCs w:val="18"/>
                <w:rtl w:val="0"/>
              </w:rPr>
              <w:t xml:space="preserve">2 — Low relevance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E">
            <w:pPr>
              <w:jc w:val="center"/>
              <w:rPr/>
            </w:pPr>
            <w:r w:rsidDel="00000000" w:rsidR="00000000" w:rsidRPr="00000000">
              <w:rPr>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BF">
            <w:pPr>
              <w:jc w:val="center"/>
              <w:rPr/>
            </w:pPr>
            <w:r w:rsidDel="00000000" w:rsidR="00000000" w:rsidRPr="00000000">
              <w:rPr>
                <w:sz w:val="18"/>
                <w:szCs w:val="18"/>
                <w:rtl w:val="0"/>
              </w:rPr>
              <w:t xml:space="preserve">17.6%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0">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1">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2">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3">
            <w:pPr>
              <w:jc w:val="cente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4">
            <w:pPr>
              <w:rPr/>
            </w:pPr>
            <w:r w:rsidDel="00000000" w:rsidR="00000000" w:rsidRPr="00000000">
              <w:rPr>
                <w:sz w:val="18"/>
                <w:szCs w:val="18"/>
                <w:rtl w:val="0"/>
              </w:rPr>
              <w:t xml:space="preserve">1 — Minimal relevance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5">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6">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7">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8">
            <w:pPr>
              <w:jc w:val="center"/>
              <w:rPr/>
            </w:pPr>
            <w:r w:rsidDel="00000000" w:rsidR="00000000" w:rsidRPr="00000000">
              <w:rPr>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9">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CA">
            <w:pPr>
              <w:jc w:val="center"/>
              <w:rPr/>
            </w:pPr>
            <w:r w:rsidDel="00000000" w:rsidR="00000000" w:rsidRPr="00000000">
              <w:rPr>
                <w:sz w:val="18"/>
                <w:szCs w:val="18"/>
                <w:rtl w:val="0"/>
              </w:rPr>
              <w:t xml:space="preserve">0</w:t>
            </w:r>
            <w:r w:rsidDel="00000000" w:rsidR="00000000" w:rsidRPr="00000000">
              <w:rPr>
                <w:rtl w:val="0"/>
              </w:rPr>
            </w:r>
          </w:p>
        </w:tc>
      </w:tr>
    </w:tbl>
    <w:p w:rsidR="00000000" w:rsidDel="00000000" w:rsidP="00000000" w:rsidRDefault="00000000" w:rsidRPr="00000000" w14:paraId="000001CB">
      <w:pPr>
        <w:spacing w:after="200" w:lineRule="auto"/>
        <w:rPr/>
      </w:pPr>
      <w:r w:rsidDel="00000000" w:rsidR="00000000" w:rsidRPr="00000000">
        <w:rPr>
          <w:rtl w:val="0"/>
        </w:rPr>
      </w:r>
    </w:p>
    <w:p w:rsidR="00000000" w:rsidDel="00000000" w:rsidP="00000000" w:rsidRDefault="00000000" w:rsidRPr="00000000" w14:paraId="000001CC">
      <w:pPr>
        <w:spacing w:after="80" w:lineRule="auto"/>
        <w:rPr/>
      </w:pPr>
      <w:r w:rsidDel="00000000" w:rsidR="00000000" w:rsidRPr="00000000">
        <w:rPr>
          <w:b w:val="1"/>
          <w:bCs w:val="1"/>
          <w:sz w:val="18"/>
          <w:szCs w:val="18"/>
          <w:rtl w:val="0"/>
        </w:rPr>
        <w:t xml:space="preserve">Extended Data Table 5.</w:t>
      </w:r>
      <w:r w:rsidDel="00000000" w:rsidR="00000000" w:rsidRPr="00000000">
        <w:rPr>
          <w:i w:val="1"/>
          <w:iCs w:val="1"/>
          <w:color w:val="333333"/>
          <w:sz w:val="18"/>
          <w:szCs w:val="18"/>
          <w:rtl w:val="0"/>
        </w:rPr>
        <w:t xml:space="preserve"> Quality assessment results across three CLAIM-adapted domains. Mean total score: 4.08/9.</w:t>
      </w: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1400"/>
        <w:gridCol w:w="1400"/>
        <w:gridCol w:w="1100"/>
        <w:gridCol w:w="1100"/>
        <w:tblGridChange w:id="0">
          <w:tblGrid>
            <w:gridCol w:w="2200"/>
            <w:gridCol w:w="1400"/>
            <w:gridCol w:w="1400"/>
            <w:gridCol w:w="1400"/>
            <w:gridCol w:w="1100"/>
            <w:gridCol w:w="11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CD">
            <w:pPr>
              <w:rPr/>
            </w:pPr>
            <w:r w:rsidDel="00000000" w:rsidR="00000000" w:rsidRPr="00000000">
              <w:rPr>
                <w:b w:val="1"/>
                <w:bCs w:val="1"/>
                <w:sz w:val="18"/>
                <w:szCs w:val="18"/>
                <w:rtl w:val="0"/>
              </w:rPr>
              <w:t xml:space="preserve">Domain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CE">
            <w:pPr>
              <w:jc w:val="center"/>
              <w:rPr/>
            </w:pPr>
            <w:r w:rsidDel="00000000" w:rsidR="00000000" w:rsidRPr="00000000">
              <w:rPr>
                <w:b w:val="1"/>
                <w:bCs w:val="1"/>
                <w:sz w:val="18"/>
                <w:szCs w:val="18"/>
                <w:rtl w:val="0"/>
              </w:rPr>
              <w:t xml:space="preserve">Max Possible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CF">
            <w:pPr>
              <w:jc w:val="center"/>
              <w:rPr/>
            </w:pPr>
            <w:r w:rsidDel="00000000" w:rsidR="00000000" w:rsidRPr="00000000">
              <w:rPr>
                <w:b w:val="1"/>
                <w:bCs w:val="1"/>
                <w:sz w:val="18"/>
                <w:szCs w:val="18"/>
                <w:rtl w:val="0"/>
              </w:rPr>
              <w:t xml:space="preserve">Mean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D0">
            <w:pPr>
              <w:jc w:val="center"/>
              <w:rPr/>
            </w:pPr>
            <w:r w:rsidDel="00000000" w:rsidR="00000000" w:rsidRPr="00000000">
              <w:rPr>
                <w:b w:val="1"/>
                <w:bCs w:val="1"/>
                <w:sz w:val="18"/>
                <w:szCs w:val="18"/>
                <w:rtl w:val="0"/>
              </w:rPr>
              <w:t xml:space="preserve">Median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D1">
            <w:pPr>
              <w:jc w:val="center"/>
              <w:rPr/>
            </w:pPr>
            <w:r w:rsidDel="00000000" w:rsidR="00000000" w:rsidRPr="00000000">
              <w:rPr>
                <w:b w:val="1"/>
                <w:bCs w:val="1"/>
                <w:sz w:val="18"/>
                <w:szCs w:val="18"/>
                <w:rtl w:val="0"/>
              </w:rPr>
              <w:t xml:space="preserve">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D2">
            <w:pPr>
              <w:jc w:val="center"/>
              <w:rPr/>
            </w:pPr>
            <w:r w:rsidDel="00000000" w:rsidR="00000000" w:rsidRPr="00000000">
              <w:rPr>
                <w:b w:val="1"/>
                <w:bCs w:val="1"/>
                <w:sz w:val="18"/>
                <w:szCs w:val="18"/>
                <w:rtl w:val="0"/>
              </w:rPr>
              <w:t xml:space="preserve">Max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3">
            <w:pPr>
              <w:rPr/>
            </w:pPr>
            <w:r w:rsidDel="00000000" w:rsidR="00000000" w:rsidRPr="00000000">
              <w:rPr>
                <w:sz w:val="18"/>
                <w:szCs w:val="18"/>
                <w:rtl w:val="0"/>
              </w:rPr>
              <w:t xml:space="preserve">Reporting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4">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5">
            <w:pPr>
              <w:jc w:val="center"/>
              <w:rPr/>
            </w:pPr>
            <w:r w:rsidDel="00000000" w:rsidR="00000000" w:rsidRPr="00000000">
              <w:rPr>
                <w:sz w:val="18"/>
                <w:szCs w:val="18"/>
                <w:rtl w:val="0"/>
              </w:rPr>
              <w:t xml:space="preserve">1.57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6">
            <w:pPr>
              <w:jc w:val="center"/>
              <w:rPr/>
            </w:pPr>
            <w:r w:rsidDel="00000000" w:rsidR="00000000" w:rsidRPr="00000000">
              <w:rPr>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7">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8">
            <w:pPr>
              <w:jc w:val="cente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9">
            <w:pPr>
              <w:rPr/>
            </w:pPr>
            <w:r w:rsidDel="00000000" w:rsidR="00000000" w:rsidRPr="00000000">
              <w:rPr>
                <w:sz w:val="18"/>
                <w:szCs w:val="18"/>
                <w:rtl w:val="0"/>
              </w:rPr>
              <w:t xml:space="preserve">Validation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A">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B">
            <w:pPr>
              <w:jc w:val="center"/>
              <w:rPr/>
            </w:pPr>
            <w:r w:rsidDel="00000000" w:rsidR="00000000" w:rsidRPr="00000000">
              <w:rPr>
                <w:sz w:val="18"/>
                <w:szCs w:val="18"/>
                <w:rtl w:val="0"/>
              </w:rPr>
              <w:t xml:space="preserve">1.04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C">
            <w:pPr>
              <w:jc w:val="center"/>
              <w:rPr/>
            </w:pPr>
            <w:r w:rsidDel="00000000" w:rsidR="00000000" w:rsidRPr="00000000">
              <w:rPr>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D">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E">
            <w:pPr>
              <w:jc w:val="cente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DF">
            <w:pPr>
              <w:rPr/>
            </w:pPr>
            <w:r w:rsidDel="00000000" w:rsidR="00000000" w:rsidRPr="00000000">
              <w:rPr>
                <w:sz w:val="18"/>
                <w:szCs w:val="18"/>
                <w:rtl w:val="0"/>
              </w:rPr>
              <w:t xml:space="preserve">Reproducibility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E0">
            <w:pPr>
              <w:jc w:val="center"/>
              <w:rPr/>
            </w:pPr>
            <w:r w:rsidDel="00000000" w:rsidR="00000000" w:rsidRPr="00000000">
              <w:rPr>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E1">
            <w:pPr>
              <w:jc w:val="center"/>
              <w:rPr/>
            </w:pPr>
            <w:r w:rsidDel="00000000" w:rsidR="00000000" w:rsidRPr="00000000">
              <w:rPr>
                <w:sz w:val="18"/>
                <w:szCs w:val="18"/>
                <w:rtl w:val="0"/>
              </w:rPr>
              <w:t xml:space="preserve">1.47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E2">
            <w:pPr>
              <w:jc w:val="center"/>
              <w:rPr/>
            </w:pPr>
            <w:r w:rsidDel="00000000" w:rsidR="00000000" w:rsidRPr="00000000">
              <w:rPr>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E3">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E4">
            <w:pPr>
              <w:jc w:val="cente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E5">
            <w:pPr>
              <w:rPr/>
            </w:pPr>
            <w:r w:rsidDel="00000000" w:rsidR="00000000" w:rsidRPr="00000000">
              <w:rPr>
                <w:b w:val="1"/>
                <w:bCs w:val="1"/>
                <w:sz w:val="18"/>
                <w:szCs w:val="18"/>
                <w:rtl w:val="0"/>
              </w:rPr>
              <w:t xml:space="preserve">Total Quality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E6">
            <w:pPr>
              <w:jc w:val="center"/>
              <w:rPr/>
            </w:pPr>
            <w:r w:rsidDel="00000000" w:rsidR="00000000" w:rsidRPr="00000000">
              <w:rPr>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E7">
            <w:pPr>
              <w:jc w:val="center"/>
              <w:rPr/>
            </w:pPr>
            <w:r w:rsidDel="00000000" w:rsidR="00000000" w:rsidRPr="00000000">
              <w:rPr>
                <w:sz w:val="18"/>
                <w:szCs w:val="18"/>
                <w:rtl w:val="0"/>
              </w:rPr>
              <w:t xml:space="preserve">4.08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E8">
            <w:pPr>
              <w:jc w:val="center"/>
              <w:rPr/>
            </w:pPr>
            <w:r w:rsidDel="00000000" w:rsidR="00000000" w:rsidRPr="00000000">
              <w:rPr>
                <w:sz w:val="18"/>
                <w:szCs w:val="18"/>
                <w:rtl w:val="0"/>
              </w:rPr>
              <w:t xml:space="preserve">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E9">
            <w:pPr>
              <w:jc w:val="center"/>
              <w:rPr/>
            </w:pPr>
            <w:r w:rsidDel="00000000" w:rsidR="00000000" w:rsidRPr="00000000">
              <w:rPr>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5fb" w:val="clear"/>
            <w:tcMar>
              <w:top w:w="55.0" w:type="dxa"/>
              <w:left w:w="90.0" w:type="dxa"/>
              <w:bottom w:w="55.0" w:type="dxa"/>
              <w:right w:w="90.0" w:type="dxa"/>
            </w:tcMar>
          </w:tcPr>
          <w:p w:rsidR="00000000" w:rsidDel="00000000" w:rsidP="00000000" w:rsidRDefault="00000000" w:rsidRPr="00000000" w14:paraId="000001EA">
            <w:pPr>
              <w:jc w:val="center"/>
              <w:rPr/>
            </w:pPr>
            <w:r w:rsidDel="00000000" w:rsidR="00000000" w:rsidRPr="00000000">
              <w:rPr>
                <w:sz w:val="18"/>
                <w:szCs w:val="18"/>
                <w:rtl w:val="0"/>
              </w:rPr>
              <w:t xml:space="preserve">7</w:t>
            </w:r>
            <w:r w:rsidDel="00000000" w:rsidR="00000000" w:rsidRPr="00000000">
              <w:rPr>
                <w:rtl w:val="0"/>
              </w:rPr>
            </w:r>
          </w:p>
        </w:tc>
      </w:tr>
    </w:tbl>
    <w:p w:rsidR="00000000" w:rsidDel="00000000" w:rsidP="00000000" w:rsidRDefault="00000000" w:rsidRPr="00000000" w14:paraId="000001EB">
      <w:pPr>
        <w:spacing w:after="200" w:lineRule="auto"/>
        <w:rPr/>
      </w:pP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b w:val="1"/>
          <w:bCs w:val="1"/>
          <w:sz w:val="18"/>
          <w:szCs w:val="18"/>
          <w:rtl w:val="0"/>
        </w:rPr>
        <w:t xml:space="preserve">Extended Data Table 6.</w:t>
      </w:r>
      <w:r w:rsidDel="00000000" w:rsidR="00000000" w:rsidRPr="00000000">
        <w:rPr>
          <w:i w:val="1"/>
          <w:iCs w:val="1"/>
          <w:color w:val="333333"/>
          <w:sz w:val="18"/>
          <w:szCs w:val="18"/>
          <w:rtl w:val="0"/>
        </w:rPr>
        <w:t xml:space="preserve"> Year-by-year LMIC relevance indicators (2020–2025).</w:t>
      </w:r>
      <w:r w:rsidDel="00000000" w:rsidR="00000000" w:rsidRPr="00000000">
        <w:rPr>
          <w:rtl w:val="0"/>
        </w:rPr>
      </w:r>
    </w:p>
    <w:tbl>
      <w:tblPr>
        <w:tblStyle w:val="Table6"/>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000"/>
        <w:gridCol w:w="1400"/>
        <w:gridCol w:w="1400"/>
        <w:gridCol w:w="1400"/>
        <w:gridCol w:w="1400"/>
        <w:gridCol w:w="1600"/>
        <w:tblGridChange w:id="0">
          <w:tblGrid>
            <w:gridCol w:w="900"/>
            <w:gridCol w:w="1000"/>
            <w:gridCol w:w="1400"/>
            <w:gridCol w:w="1400"/>
            <w:gridCol w:w="1400"/>
            <w:gridCol w:w="1400"/>
            <w:gridCol w:w="1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ED">
            <w:pPr>
              <w:jc w:val="center"/>
              <w:rPr/>
            </w:pPr>
            <w:r w:rsidDel="00000000" w:rsidR="00000000" w:rsidRPr="00000000">
              <w:rPr>
                <w:b w:val="1"/>
                <w:bCs w:val="1"/>
                <w:sz w:val="18"/>
                <w:szCs w:val="18"/>
                <w:rtl w:val="0"/>
              </w:rPr>
              <w:t xml:space="preserve">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EE">
            <w:pPr>
              <w:jc w:val="center"/>
              <w:rPr/>
            </w:pPr>
            <w:r w:rsidDel="00000000" w:rsidR="00000000" w:rsidRPr="00000000">
              <w:rPr>
                <w:b w:val="1"/>
                <w:bCs w:val="1"/>
                <w:sz w:val="18"/>
                <w:szCs w:val="18"/>
                <w:rtl w:val="0"/>
              </w:rPr>
              <w:t xml:space="preserve">N Papers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EF">
            <w:pPr>
              <w:jc w:val="center"/>
              <w:rPr/>
            </w:pPr>
            <w:r w:rsidDel="00000000" w:rsidR="00000000" w:rsidRPr="00000000">
              <w:rPr>
                <w:b w:val="1"/>
                <w:bCs w:val="1"/>
                <w:sz w:val="18"/>
                <w:szCs w:val="18"/>
                <w:rtl w:val="0"/>
              </w:rPr>
              <w:t xml:space="preserve">LMIC Score Mean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F0">
            <w:pPr>
              <w:jc w:val="center"/>
              <w:rPr/>
            </w:pPr>
            <w:r w:rsidDel="00000000" w:rsidR="00000000" w:rsidRPr="00000000">
              <w:rPr>
                <w:b w:val="1"/>
                <w:bCs w:val="1"/>
                <w:sz w:val="18"/>
                <w:szCs w:val="18"/>
                <w:rtl w:val="0"/>
              </w:rPr>
              <w:t xml:space="preserve">LMIC Score Median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F1">
            <w:pPr>
              <w:jc w:val="center"/>
              <w:rPr/>
            </w:pPr>
            <w:r w:rsidDel="00000000" w:rsidR="00000000" w:rsidRPr="00000000">
              <w:rPr>
                <w:b w:val="1"/>
                <w:bCs w:val="1"/>
                <w:sz w:val="18"/>
                <w:szCs w:val="18"/>
                <w:rtl w:val="0"/>
              </w:rPr>
              <w:t xml:space="preserve">% Low-field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F2">
            <w:pPr>
              <w:jc w:val="center"/>
              <w:rPr/>
            </w:pPr>
            <w:r w:rsidDel="00000000" w:rsidR="00000000" w:rsidRPr="00000000">
              <w:rPr>
                <w:b w:val="1"/>
                <w:bCs w:val="1"/>
                <w:sz w:val="18"/>
                <w:szCs w:val="18"/>
                <w:rtl w:val="0"/>
              </w:rPr>
              <w:t xml:space="preserve">% Code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6f1" w:val="clear"/>
            <w:tcMar>
              <w:top w:w="55.0" w:type="dxa"/>
              <w:left w:w="90.0" w:type="dxa"/>
              <w:bottom w:w="55.0" w:type="dxa"/>
              <w:right w:w="90.0" w:type="dxa"/>
            </w:tcMar>
          </w:tcPr>
          <w:p w:rsidR="00000000" w:rsidDel="00000000" w:rsidP="00000000" w:rsidRDefault="00000000" w:rsidRPr="00000000" w14:paraId="000001F3">
            <w:pPr>
              <w:jc w:val="center"/>
              <w:rPr/>
            </w:pPr>
            <w:r w:rsidDel="00000000" w:rsidR="00000000" w:rsidRPr="00000000">
              <w:rPr>
                <w:b w:val="1"/>
                <w:bCs w:val="1"/>
                <w:sz w:val="18"/>
                <w:szCs w:val="18"/>
                <w:rtl w:val="0"/>
              </w:rPr>
              <w:t xml:space="preserve">% Clinical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4">
            <w:pPr>
              <w:jc w:val="center"/>
              <w:rPr/>
            </w:pPr>
            <w:r w:rsidDel="00000000" w:rsidR="00000000" w:rsidRPr="00000000">
              <w:rPr>
                <w:sz w:val="18"/>
                <w:szCs w:val="18"/>
                <w:rtl w:val="0"/>
              </w:rPr>
              <w:t xml:space="preserve">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5">
            <w:pPr>
              <w:jc w:val="center"/>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6">
            <w:pPr>
              <w:jc w:val="center"/>
              <w:rPr/>
            </w:pPr>
            <w:r w:rsidDel="00000000" w:rsidR="00000000" w:rsidRPr="00000000">
              <w:rPr>
                <w:sz w:val="18"/>
                <w:szCs w:val="18"/>
                <w:rtl w:val="0"/>
              </w:rPr>
              <w:t xml:space="preserve">2.17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7">
            <w:pPr>
              <w:jc w:val="center"/>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8">
            <w:pPr>
              <w:jc w:val="center"/>
              <w:rPr/>
            </w:pPr>
            <w:r w:rsidDel="00000000" w:rsidR="00000000" w:rsidRPr="00000000">
              <w:rPr>
                <w:sz w:val="18"/>
                <w:szCs w:val="18"/>
                <w:rtl w:val="0"/>
              </w:rPr>
              <w:t xml:space="preserve">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9">
            <w:pPr>
              <w:jc w:val="center"/>
              <w:rPr/>
            </w:pPr>
            <w:r w:rsidDel="00000000" w:rsidR="00000000" w:rsidRPr="00000000">
              <w:rPr>
                <w:sz w:val="18"/>
                <w:szCs w:val="18"/>
                <w:rtl w:val="0"/>
              </w:rPr>
              <w:t xml:space="preserve">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A">
            <w:pPr>
              <w:jc w:val="center"/>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B">
            <w:pPr>
              <w:jc w:val="center"/>
              <w:rPr/>
            </w:pPr>
            <w:r w:rsidDel="00000000" w:rsidR="00000000" w:rsidRPr="00000000">
              <w:rPr>
                <w:sz w:val="18"/>
                <w:szCs w:val="18"/>
                <w:rtl w:val="0"/>
              </w:rPr>
              <w:t xml:space="preserve">2021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C">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D">
            <w:pPr>
              <w:jc w:val="center"/>
              <w:rPr/>
            </w:pPr>
            <w:r w:rsidDel="00000000" w:rsidR="00000000" w:rsidRPr="00000000">
              <w:rPr>
                <w:sz w:val="18"/>
                <w:szCs w:val="18"/>
                <w:rtl w:val="0"/>
              </w:rPr>
              <w:t xml:space="preserve">3.27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E">
            <w:pPr>
              <w:jc w:val="center"/>
              <w:rPr/>
            </w:pPr>
            <w:r w:rsidDel="00000000" w:rsidR="00000000" w:rsidRPr="00000000">
              <w:rPr>
                <w:sz w:val="18"/>
                <w:szCs w:val="18"/>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1FF">
            <w:pPr>
              <w:jc w:val="center"/>
              <w:rPr/>
            </w:pPr>
            <w:r w:rsidDel="00000000" w:rsidR="00000000" w:rsidRPr="00000000">
              <w:rPr>
                <w:sz w:val="18"/>
                <w:szCs w:val="18"/>
                <w:rtl w:val="0"/>
              </w:rPr>
              <w:t xml:space="preserve">18.2%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0">
            <w:pPr>
              <w:jc w:val="center"/>
              <w:rPr/>
            </w:pPr>
            <w:r w:rsidDel="00000000" w:rsidR="00000000" w:rsidRPr="00000000">
              <w:rPr>
                <w:sz w:val="18"/>
                <w:szCs w:val="18"/>
                <w:rtl w:val="0"/>
              </w:rPr>
              <w:t xml:space="preserve">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1">
            <w:pPr>
              <w:jc w:val="center"/>
              <w:rPr/>
            </w:pPr>
            <w:r w:rsidDel="00000000" w:rsidR="00000000" w:rsidRPr="00000000">
              <w:rPr>
                <w:sz w:val="18"/>
                <w:szCs w:val="18"/>
                <w:rtl w:val="0"/>
              </w:rPr>
              <w:t xml:space="preserve">27.3%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2">
            <w:pPr>
              <w:jc w:val="center"/>
              <w:rPr/>
            </w:pPr>
            <w:r w:rsidDel="00000000" w:rsidR="00000000" w:rsidRPr="00000000">
              <w:rPr>
                <w:sz w:val="18"/>
                <w:szCs w:val="18"/>
                <w:rtl w:val="0"/>
              </w:rPr>
              <w:t xml:space="preserve">2022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3">
            <w:pPr>
              <w:jc w:val="center"/>
              <w:rPr/>
            </w:pPr>
            <w:r w:rsidDel="00000000" w:rsidR="00000000" w:rsidRPr="00000000">
              <w:rPr>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4">
            <w:pPr>
              <w:jc w:val="center"/>
              <w:rPr/>
            </w:pPr>
            <w:r w:rsidDel="00000000" w:rsidR="00000000" w:rsidRPr="00000000">
              <w:rPr>
                <w:sz w:val="18"/>
                <w:szCs w:val="18"/>
                <w:rtl w:val="0"/>
              </w:rPr>
              <w:t xml:space="preserve">3.13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5">
            <w:pPr>
              <w:jc w:val="center"/>
              <w:rPr/>
            </w:pPr>
            <w:r w:rsidDel="00000000" w:rsidR="00000000" w:rsidRPr="00000000">
              <w:rPr>
                <w:sz w:val="18"/>
                <w:szCs w:val="18"/>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6">
            <w:pPr>
              <w:jc w:val="center"/>
              <w:rPr/>
            </w:pPr>
            <w:r w:rsidDel="00000000" w:rsidR="00000000" w:rsidRPr="00000000">
              <w:rPr>
                <w:sz w:val="18"/>
                <w:szCs w:val="18"/>
                <w:rtl w:val="0"/>
              </w:rPr>
              <w:t xml:space="preserve">37.5%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7">
            <w:pPr>
              <w:jc w:val="center"/>
              <w:rPr/>
            </w:pPr>
            <w:r w:rsidDel="00000000" w:rsidR="00000000" w:rsidRPr="00000000">
              <w:rPr>
                <w:sz w:val="18"/>
                <w:szCs w:val="18"/>
                <w:rtl w:val="0"/>
              </w:rPr>
              <w:t xml:space="preserve">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8">
            <w:pPr>
              <w:jc w:val="center"/>
              <w:rPr/>
            </w:pPr>
            <w:r w:rsidDel="00000000" w:rsidR="00000000" w:rsidRPr="00000000">
              <w:rPr>
                <w:sz w:val="18"/>
                <w:szCs w:val="18"/>
                <w:rtl w:val="0"/>
              </w:rPr>
              <w:t xml:space="preserve">50.0%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9">
            <w:pPr>
              <w:jc w:val="center"/>
              <w:rPr/>
            </w:pPr>
            <w:r w:rsidDel="00000000" w:rsidR="00000000" w:rsidRPr="00000000">
              <w:rPr>
                <w:sz w:val="18"/>
                <w:szCs w:val="18"/>
                <w:rtl w:val="0"/>
              </w:rPr>
              <w:t xml:space="preserve">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A">
            <w:pPr>
              <w:jc w:val="center"/>
              <w:rPr/>
            </w:pPr>
            <w:r w:rsidDel="00000000" w:rsidR="00000000" w:rsidRPr="00000000">
              <w:rPr>
                <w:sz w:val="18"/>
                <w:szCs w:val="18"/>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B">
            <w:pPr>
              <w:jc w:val="center"/>
              <w:rPr/>
            </w:pPr>
            <w:r w:rsidDel="00000000" w:rsidR="00000000" w:rsidRPr="00000000">
              <w:rPr>
                <w:sz w:val="18"/>
                <w:szCs w:val="18"/>
                <w:rtl w:val="0"/>
              </w:rPr>
              <w:t xml:space="preserve">3.46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C">
            <w:pPr>
              <w:jc w:val="center"/>
              <w:rPr/>
            </w:pPr>
            <w:r w:rsidDel="00000000" w:rsidR="00000000" w:rsidRPr="00000000">
              <w:rPr>
                <w:sz w:val="18"/>
                <w:szCs w:val="18"/>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D">
            <w:pPr>
              <w:jc w:val="center"/>
              <w:rPr/>
            </w:pPr>
            <w:r w:rsidDel="00000000" w:rsidR="00000000" w:rsidRPr="00000000">
              <w:rPr>
                <w:sz w:val="18"/>
                <w:szCs w:val="18"/>
                <w:rtl w:val="0"/>
              </w:rPr>
              <w:t xml:space="preserve">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E">
            <w:pPr>
              <w:jc w:val="center"/>
              <w:rPr/>
            </w:pPr>
            <w:r w:rsidDel="00000000" w:rsidR="00000000" w:rsidRPr="00000000">
              <w:rPr>
                <w:sz w:val="18"/>
                <w:szCs w:val="18"/>
                <w:rtl w:val="0"/>
              </w:rPr>
              <w:t xml:space="preserve">30.8%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0F">
            <w:pPr>
              <w:jc w:val="center"/>
              <w:rPr/>
            </w:pPr>
            <w:r w:rsidDel="00000000" w:rsidR="00000000" w:rsidRPr="00000000">
              <w:rPr>
                <w:sz w:val="18"/>
                <w:szCs w:val="18"/>
                <w:rtl w:val="0"/>
              </w:rPr>
              <w:t xml:space="preserve">46.2%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0">
            <w:pPr>
              <w:jc w:val="center"/>
              <w:rPr/>
            </w:pPr>
            <w:r w:rsidDel="00000000" w:rsidR="00000000" w:rsidRPr="00000000">
              <w:rPr>
                <w:sz w:val="18"/>
                <w:szCs w:val="18"/>
                <w:rtl w:val="0"/>
              </w:rPr>
              <w:t xml:space="preserve">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1">
            <w:pPr>
              <w:jc w:val="center"/>
              <w:rPr/>
            </w:pPr>
            <w:r w:rsidDel="00000000" w:rsidR="00000000" w:rsidRPr="00000000">
              <w:rPr>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2">
            <w:pPr>
              <w:jc w:val="center"/>
              <w:rPr/>
            </w:pPr>
            <w:r w:rsidDel="00000000" w:rsidR="00000000" w:rsidRPr="00000000">
              <w:rPr>
                <w:sz w:val="18"/>
                <w:szCs w:val="18"/>
                <w:rtl w:val="0"/>
              </w:rPr>
              <w:t xml:space="preserve">3.60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3">
            <w:pPr>
              <w:jc w:val="center"/>
              <w:rPr/>
            </w:pPr>
            <w:r w:rsidDel="00000000" w:rsidR="00000000" w:rsidRPr="00000000">
              <w:rPr>
                <w:sz w:val="18"/>
                <w:szCs w:val="18"/>
                <w:rtl w:val="0"/>
              </w:rPr>
              <w:t xml:space="preserve">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4">
            <w:pPr>
              <w:jc w:val="center"/>
              <w:rPr/>
            </w:pPr>
            <w:r w:rsidDel="00000000" w:rsidR="00000000" w:rsidRPr="00000000">
              <w:rPr>
                <w:sz w:val="18"/>
                <w:szCs w:val="18"/>
                <w:rtl w:val="0"/>
              </w:rPr>
              <w:t xml:space="preserve">54.5%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5">
            <w:pPr>
              <w:jc w:val="center"/>
              <w:rPr/>
            </w:pPr>
            <w:r w:rsidDel="00000000" w:rsidR="00000000" w:rsidRPr="00000000">
              <w:rPr>
                <w:sz w:val="18"/>
                <w:szCs w:val="18"/>
                <w:rtl w:val="0"/>
              </w:rPr>
              <w:t xml:space="preserve">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6">
            <w:pPr>
              <w:jc w:val="center"/>
              <w:rPr/>
            </w:pPr>
            <w:r w:rsidDel="00000000" w:rsidR="00000000" w:rsidRPr="00000000">
              <w:rPr>
                <w:sz w:val="18"/>
                <w:szCs w:val="18"/>
                <w:rtl w:val="0"/>
              </w:rPr>
              <w:t xml:space="preserve">45.5%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7">
            <w:pPr>
              <w:jc w:val="center"/>
              <w:rPr/>
            </w:pPr>
            <w:r w:rsidDel="00000000" w:rsidR="00000000" w:rsidRPr="00000000">
              <w:rPr>
                <w:sz w:val="18"/>
                <w:szCs w:val="18"/>
                <w:rtl w:val="0"/>
              </w:rPr>
              <w:t xml:space="preserve">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8">
            <w:pPr>
              <w:jc w:val="center"/>
              <w:rPr/>
            </w:pPr>
            <w:r w:rsidDel="00000000" w:rsidR="00000000" w:rsidRPr="00000000">
              <w:rPr>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9">
            <w:pPr>
              <w:jc w:val="center"/>
              <w:rPr/>
            </w:pPr>
            <w:r w:rsidDel="00000000" w:rsidR="00000000" w:rsidRPr="00000000">
              <w:rPr>
                <w:sz w:val="18"/>
                <w:szCs w:val="18"/>
                <w:rtl w:val="0"/>
              </w:rPr>
              <w:t xml:space="preserve">3.50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A">
            <w:pPr>
              <w:jc w:val="center"/>
              <w:rPr/>
            </w:pPr>
            <w:r w:rsidDel="00000000" w:rsidR="00000000" w:rsidRPr="00000000">
              <w:rPr>
                <w:sz w:val="18"/>
                <w:szCs w:val="18"/>
                <w:rtl w:val="0"/>
              </w:rPr>
              <w:t xml:space="preserve">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B">
            <w:pPr>
              <w:jc w:val="center"/>
              <w:rPr/>
            </w:pPr>
            <w:r w:rsidDel="00000000" w:rsidR="00000000" w:rsidRPr="00000000">
              <w:rPr>
                <w:sz w:val="18"/>
                <w:szCs w:val="18"/>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C">
            <w:pPr>
              <w:jc w:val="center"/>
              <w:rPr/>
            </w:pPr>
            <w:r w:rsidDel="00000000" w:rsidR="00000000" w:rsidRPr="00000000">
              <w:rPr>
                <w:sz w:val="18"/>
                <w:szCs w:val="18"/>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55.0" w:type="dxa"/>
              <w:left w:w="90.0" w:type="dxa"/>
              <w:bottom w:w="55.0" w:type="dxa"/>
              <w:right w:w="90.0" w:type="dxa"/>
            </w:tcMar>
          </w:tcPr>
          <w:p w:rsidR="00000000" w:rsidDel="00000000" w:rsidP="00000000" w:rsidRDefault="00000000" w:rsidRPr="00000000" w14:paraId="0000021D">
            <w:pPr>
              <w:jc w:val="center"/>
              <w:rPr/>
            </w:pPr>
            <w:r w:rsidDel="00000000" w:rsidR="00000000" w:rsidRPr="00000000">
              <w:rPr>
                <w:sz w:val="18"/>
                <w:szCs w:val="18"/>
                <w:rtl w:val="0"/>
              </w:rPr>
              <w:t xml:space="preserve">100.0%</w:t>
            </w:r>
            <w:r w:rsidDel="00000000" w:rsidR="00000000" w:rsidRPr="00000000">
              <w:rPr>
                <w:rtl w:val="0"/>
              </w:rPr>
            </w:r>
          </w:p>
        </w:tc>
      </w:tr>
    </w:tbl>
    <w:p w:rsidR="00000000" w:rsidDel="00000000" w:rsidP="00000000" w:rsidRDefault="00000000" w:rsidRPr="00000000" w14:paraId="0000021E">
      <w:pPr>
        <w:spacing w:after="200" w:lineRule="auto"/>
        <w:rPr/>
      </w:pPr>
      <w:r w:rsidDel="00000000" w:rsidR="00000000" w:rsidRPr="00000000">
        <w:rPr>
          <w:rtl w:val="0"/>
        </w:rPr>
      </w:r>
    </w:p>
    <w:sectPr>
      <w:headerReference r:id="rId17" w:type="default"/>
      <w:footerReference r:id="rId18" w:type="default"/>
      <w:pgSz w:h="16838" w:w="11906" w:orient="portrait"/>
      <w:pgMar w:bottom="1440" w:top="144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Restrepo" w:id="0" w:date="2026-03-21T22:55:53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main difference with respect to previous review papers on the topic, so we should be really careful when explaining and justifying this</w:t>
      </w:r>
    </w:p>
  </w:comment>
  <w:comment w:author="David Restrepo" w:id="15" w:date="2026-03-21T23:11:3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GAN papers used exactly the same architecture?? Seems to be the one of this paper: https://pmc.ncbi.nlm.nih.gov/articles/PMC10793526/</w:t>
      </w:r>
    </w:p>
  </w:comment>
  <w:comment w:author="Mateo" w:id="16" w:date="2026-03-25T05:49:45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David, sharp catch. I just audited the dataset and this isn't an extraction error, but rather a dataset artifact. We accidentally extracted both the preprint version (Paper 11, 2023) and the peer-reviewed published version (Paper 40, 2025) of the exact same study (LowGAN). We need to merge these into a single entry using the final validated metrics (PSNR/SSIM from the 2025 paper).</w:t>
      </w:r>
    </w:p>
  </w:comment>
  <w:comment w:author="Luis Nakayama" w:id="12" w:date="2026-03-21T13:20:50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starting the discussion by retrieving the intro/reasoning and summarizing the results</w:t>
      </w:r>
    </w:p>
  </w:comment>
  <w:comment w:author="David Restrepo" w:id="13" w:date="2026-03-21T22:52:4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w:t>
      </w:r>
    </w:p>
  </w:comment>
  <w:comment w:author="David Restrepo" w:id="1" w:date="2026-03-21T22:59:41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quite specific. The fact that you have "low-resource settings" in your paper doesn't necessarily mean that you can be used in LMICs. Also not mentioning this doesn't mean that you can't be used in LMICs</w:t>
      </w:r>
    </w:p>
  </w:comment>
  <w:comment w:author="David Restrepo" w:id="14" w:date="2026-03-21T23:12:29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than GAN all hybrid papers used the same architecture?</w:t>
      </w:r>
    </w:p>
  </w:comment>
  <w:comment w:author="David Restrepo" w:id="2" w:date="2026-03-21T23:05:44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is not working</w:t>
      </w:r>
    </w:p>
  </w:comment>
  <w:comment w:author="David Restrepo" w:id="3" w:date="2026-03-21T23:18:17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4" w:date="2026-03-21T23:18:17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5" w:date="2026-03-21T23:18:17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6" w:date="2026-03-21T23:18:1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7" w:date="2026-03-21T23:18:17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8" w:date="2026-03-21T23:18:17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9" w:date="2026-03-21T23:18:1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10" w:date="2026-03-21T23:18:1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 w:author="David Restrepo" w:id="11" w:date="2026-03-21T23:18:17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mixture of architecture and techniques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1" w15:done="0"/>
  <w15:commentEx w15:paraId="00000222" w15:done="0"/>
  <w15:commentEx w15:paraId="00000223" w15:paraIdParent="00000222" w15:done="0"/>
  <w15:commentEx w15:paraId="00000224" w15:done="0"/>
  <w15:commentEx w15:paraId="00000225" w15:paraIdParent="00000224" w15:done="0"/>
  <w15:commentEx w15:paraId="00000226" w15:done="0"/>
  <w15:commentEx w15:paraId="00000227" w15:done="0"/>
  <w15:commentEx w15:paraId="00000228" w15:done="0"/>
  <w15:commentEx w15:paraId="00000229" w15:done="0"/>
  <w15:commentEx w15:paraId="0000022A" w15:done="0"/>
  <w15:commentEx w15:paraId="0000022B" w15:done="0"/>
  <w15:commentEx w15:paraId="0000022C" w15:done="0"/>
  <w15:commentEx w15:paraId="0000022D" w15:done="0"/>
  <w15:commentEx w15:paraId="0000022E" w15:done="0"/>
  <w15:commentEx w15:paraId="0000022F" w15:done="0"/>
  <w15:commentEx w15:paraId="00000230" w15:done="0"/>
  <w15:commentEx w15:paraId="000002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right"/>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bottom w:color="1a3a5c" w:space="1" w:sz="4" w:val="single"/>
      </w:pBdr>
      <w:rPr/>
    </w:pPr>
    <w:r w:rsidDel="00000000" w:rsidR="00000000" w:rsidRPr="00000000">
      <w:rPr>
        <w:i w:val="1"/>
        <w:iCs w:val="1"/>
        <w:color w:val="555555"/>
        <w:sz w:val="18"/>
        <w:szCs w:val="18"/>
        <w:rtl w:val="0"/>
      </w:rPr>
      <w:t xml:space="preserve">MRI Super-Resolution for LMICs: A Systematic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a3a5c"/>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8P99Xl24D0IBlU9u/AZqr3kXmw==">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2026-03-20T17:00:00Z</dcterms:created>
  <dc:creator>Un-named</dc:creator>
</cp:coreProperties>
</file>